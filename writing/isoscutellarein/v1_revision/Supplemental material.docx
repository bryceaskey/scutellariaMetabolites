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1437D" w14:textId="77777777" w:rsidR="00787F20" w:rsidRDefault="00787F20" w:rsidP="00953353">
      <w:pPr>
        <w:rPr>
          <w:rFonts w:ascii="Arial" w:hAnsi="Arial" w:cs="Arial"/>
        </w:rPr>
      </w:pPr>
    </w:p>
    <w:p w14:paraId="16A6C5D0" w14:textId="77777777" w:rsidR="00787F20" w:rsidRDefault="00787F20" w:rsidP="00531F1A">
      <w:pPr>
        <w:jc w:val="center"/>
        <w:rPr>
          <w:rFonts w:ascii="Arial" w:hAnsi="Arial" w:cs="Arial"/>
        </w:rPr>
      </w:pPr>
      <w:r w:rsidRPr="00787F20">
        <w:rPr>
          <w:rFonts w:ascii="Arial" w:hAnsi="Arial" w:cs="Arial"/>
          <w:noProof/>
          <w:lang w:eastAsia="zh-CN"/>
        </w:rPr>
        <w:drawing>
          <wp:inline distT="0" distB="0" distL="0" distR="0" wp14:anchorId="031940E3" wp14:editId="7ADAF05F">
            <wp:extent cx="5943600" cy="4335145"/>
            <wp:effectExtent l="0" t="0" r="0" b="0"/>
            <wp:docPr id="2" name="Picture 4">
              <a:extLst xmlns:a="http://schemas.openxmlformats.org/drawingml/2006/main">
                <a:ext uri="{FF2B5EF4-FFF2-40B4-BE49-F238E27FC236}">
                  <a16:creationId xmlns:a16="http://schemas.microsoft.com/office/drawing/2014/main" id="{186D4D69-7BA4-9348-A9E6-CBC195971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6D4D69-7BA4-9348-A9E6-CBC195971695}"/>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14:paraId="16FF8745" w14:textId="77777777" w:rsidR="00787F20" w:rsidRDefault="00787F20" w:rsidP="00953353">
      <w:pPr>
        <w:rPr>
          <w:rFonts w:ascii="Arial" w:hAnsi="Arial" w:cs="Arial"/>
        </w:rPr>
      </w:pPr>
    </w:p>
    <w:p w14:paraId="63F51936" w14:textId="77777777" w:rsidR="00787F20" w:rsidRDefault="00787F20" w:rsidP="00953353">
      <w:pPr>
        <w:rPr>
          <w:rFonts w:ascii="Arial" w:hAnsi="Arial" w:cs="Arial"/>
        </w:rPr>
      </w:pPr>
    </w:p>
    <w:p w14:paraId="4CD520D5" w14:textId="77777777" w:rsidR="00F7198E" w:rsidRDefault="00F7198E" w:rsidP="00953353">
      <w:pPr>
        <w:rPr>
          <w:rFonts w:ascii="Arial" w:hAnsi="Arial" w:cs="Arial"/>
          <w:b/>
        </w:rPr>
      </w:pPr>
    </w:p>
    <w:p w14:paraId="27595AA8" w14:textId="77777777" w:rsidR="00F7198E" w:rsidRDefault="00F7198E" w:rsidP="00953353">
      <w:pPr>
        <w:rPr>
          <w:rFonts w:ascii="Arial" w:hAnsi="Arial" w:cs="Arial"/>
          <w:b/>
        </w:rPr>
      </w:pPr>
    </w:p>
    <w:p w14:paraId="29F79941" w14:textId="36B92329" w:rsidR="00760F7B"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S1</w:t>
      </w:r>
      <w:r>
        <w:rPr>
          <w:rFonts w:ascii="Arial" w:hAnsi="Arial" w:cs="Arial"/>
          <w:b/>
        </w:rPr>
        <w:t>.</w:t>
      </w:r>
      <w:r w:rsidR="00787F20">
        <w:rPr>
          <w:rFonts w:ascii="Arial" w:hAnsi="Arial" w:cs="Arial"/>
        </w:rPr>
        <w:t xml:space="preserve"> </w:t>
      </w:r>
      <w:r w:rsidR="00F679BD" w:rsidRPr="006B58F4">
        <w:rPr>
          <w:rFonts w:ascii="Arial" w:hAnsi="Arial" w:cs="Arial"/>
        </w:rPr>
        <w:t xml:space="preserve">Proposed 4´-hydroxyflavone and 4´-deoxyflavone pathway with structures of glycosylated flavones included. Enzyme names in blue are specific isoforms that have been identified in </w:t>
      </w:r>
      <w:r w:rsidR="00F679BD" w:rsidRPr="006B58F4">
        <w:rPr>
          <w:rFonts w:ascii="Arial" w:hAnsi="Arial" w:cs="Arial"/>
          <w:i/>
          <w:iCs/>
        </w:rPr>
        <w:t>S. baicalensis</w:t>
      </w:r>
      <w:r w:rsidR="00F679BD" w:rsidRPr="006B58F4">
        <w:rPr>
          <w:rFonts w:ascii="Arial" w:hAnsi="Arial" w:cs="Arial"/>
        </w:rPr>
        <w:t>, and enzyme names in black are general names. Flavones that were quantified have names in bold and are numbered to match the labeling of Figure 2.</w:t>
      </w:r>
    </w:p>
    <w:p w14:paraId="7786B4E8" w14:textId="77777777" w:rsidR="00760F7B" w:rsidRDefault="00760F7B">
      <w:pPr>
        <w:rPr>
          <w:rFonts w:ascii="Arial" w:hAnsi="Arial" w:cs="Arial"/>
        </w:rPr>
      </w:pPr>
      <w:r>
        <w:rPr>
          <w:rFonts w:ascii="Arial" w:hAnsi="Arial" w:cs="Arial"/>
        </w:rPr>
        <w:br w:type="page"/>
      </w: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096"/>
        <w:gridCol w:w="3096"/>
      </w:tblGrid>
      <w:tr w:rsidR="00760F7B" w14:paraId="42CBEE95" w14:textId="77777777" w:rsidTr="00157C41">
        <w:trPr>
          <w:cantSplit/>
          <w:trHeight w:val="2304"/>
        </w:trPr>
        <w:tc>
          <w:tcPr>
            <w:tcW w:w="3096" w:type="dxa"/>
          </w:tcPr>
          <w:p w14:paraId="05D72065" w14:textId="77777777" w:rsidR="00760F7B" w:rsidRDefault="00760F7B" w:rsidP="00157C41">
            <w:pPr>
              <w:rPr>
                <w:rFonts w:ascii="Arial" w:hAnsi="Arial" w:cs="Arial"/>
                <w:b/>
                <w:bCs/>
                <w:noProof/>
              </w:rPr>
            </w:pPr>
            <w:r>
              <w:rPr>
                <w:rFonts w:ascii="Arial" w:hAnsi="Arial" w:cs="Arial"/>
                <w:b/>
                <w:bCs/>
                <w:noProof/>
              </w:rPr>
              <w:lastRenderedPageBreak/>
              <w:t>a</w:t>
            </w:r>
          </w:p>
          <w:p w14:paraId="29027CC3"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04FBC44F" wp14:editId="49A6BB2D">
                  <wp:extent cx="1645920" cy="1243179"/>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5" cstate="hq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5F7915E9" w14:textId="77777777" w:rsidR="00760F7B" w:rsidRDefault="00760F7B" w:rsidP="00157C41">
            <w:pPr>
              <w:rPr>
                <w:rFonts w:ascii="Arial" w:hAnsi="Arial" w:cs="Arial"/>
                <w:b/>
                <w:bCs/>
              </w:rPr>
            </w:pPr>
            <w:r w:rsidRPr="004936D5">
              <w:rPr>
                <w:rFonts w:ascii="Arial" w:hAnsi="Arial" w:cs="Arial"/>
                <w:b/>
                <w:bCs/>
              </w:rPr>
              <w:t>b</w:t>
            </w:r>
          </w:p>
          <w:p w14:paraId="434A7A04"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1C679B32" wp14:editId="4DB98B94">
                  <wp:extent cx="1645920" cy="1243179"/>
                  <wp:effectExtent l="0" t="0" r="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10;&#10;Description automatically generated with medium confidence"/>
                          <pic:cNvPicPr/>
                        </pic:nvPicPr>
                        <pic:blipFill>
                          <a:blip r:embed="rId6" cstate="hq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1B37B449" w14:textId="77777777" w:rsidR="00760F7B" w:rsidRDefault="00760F7B" w:rsidP="00157C41">
            <w:pPr>
              <w:rPr>
                <w:rFonts w:ascii="Arial" w:hAnsi="Arial" w:cs="Arial"/>
                <w:b/>
                <w:bCs/>
              </w:rPr>
            </w:pPr>
            <w:r>
              <w:rPr>
                <w:rFonts w:ascii="Arial" w:hAnsi="Arial" w:cs="Arial"/>
                <w:b/>
                <w:bCs/>
              </w:rPr>
              <w:t>c</w:t>
            </w:r>
          </w:p>
          <w:p w14:paraId="430C1D46"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622C925E" wp14:editId="62F805AD">
                  <wp:extent cx="1645920" cy="1244579"/>
                  <wp:effectExtent l="0" t="0" r="0" b="0"/>
                  <wp:docPr id="127" name="Picture 12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hape&#10;&#10;Description automatically generated with medium confidence"/>
                          <pic:cNvPicPr/>
                        </pic:nvPicPr>
                        <pic:blipFill>
                          <a:blip r:embed="rId7"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r>
      <w:tr w:rsidR="00760F7B" w14:paraId="4B9DB629" w14:textId="77777777" w:rsidTr="00157C41">
        <w:trPr>
          <w:cantSplit/>
          <w:trHeight w:val="2016"/>
        </w:trPr>
        <w:tc>
          <w:tcPr>
            <w:tcW w:w="3096" w:type="dxa"/>
          </w:tcPr>
          <w:p w14:paraId="248C900A" w14:textId="77777777" w:rsidR="00760F7B" w:rsidRDefault="00760F7B" w:rsidP="00157C41">
            <w:pPr>
              <w:rPr>
                <w:rFonts w:ascii="Arial" w:hAnsi="Arial" w:cs="Arial"/>
                <w:b/>
                <w:bCs/>
              </w:rPr>
            </w:pPr>
            <w:r>
              <w:rPr>
                <w:rFonts w:ascii="Arial" w:hAnsi="Arial" w:cs="Arial"/>
                <w:b/>
                <w:bCs/>
              </w:rPr>
              <w:t>d</w:t>
            </w:r>
          </w:p>
          <w:p w14:paraId="3F7E952B"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5FFE9C68" wp14:editId="45C32476">
                  <wp:extent cx="1645920" cy="1245637"/>
                  <wp:effectExtent l="0" t="0" r="0" b="0"/>
                  <wp:docPr id="130" name="Picture 1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hape&#10;&#10;Description automatically generated with medium confidence"/>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1645920" cy="1245637"/>
                          </a:xfrm>
                          <a:prstGeom prst="rect">
                            <a:avLst/>
                          </a:prstGeom>
                        </pic:spPr>
                      </pic:pic>
                    </a:graphicData>
                  </a:graphic>
                </wp:inline>
              </w:drawing>
            </w:r>
          </w:p>
        </w:tc>
        <w:tc>
          <w:tcPr>
            <w:tcW w:w="3096" w:type="dxa"/>
          </w:tcPr>
          <w:p w14:paraId="762D5BAC" w14:textId="77777777" w:rsidR="00760F7B" w:rsidRDefault="00760F7B" w:rsidP="00157C41">
            <w:pPr>
              <w:rPr>
                <w:rFonts w:ascii="Arial" w:hAnsi="Arial" w:cs="Arial"/>
                <w:b/>
                <w:bCs/>
              </w:rPr>
            </w:pPr>
            <w:r>
              <w:rPr>
                <w:rFonts w:ascii="Arial" w:hAnsi="Arial" w:cs="Arial"/>
                <w:b/>
                <w:bCs/>
              </w:rPr>
              <w:t>e</w:t>
            </w:r>
          </w:p>
          <w:p w14:paraId="4522D982"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6A5AA52C" wp14:editId="327F6ED0">
                  <wp:extent cx="1645920" cy="1243179"/>
                  <wp:effectExtent l="0" t="0" r="0" b="0"/>
                  <wp:docPr id="131" name="Picture 1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hape&#10;&#10;Description automatically generated with medium confidence"/>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64FF2C29" w14:textId="77777777" w:rsidR="00760F7B" w:rsidRDefault="00760F7B" w:rsidP="00157C41">
            <w:pPr>
              <w:rPr>
                <w:rFonts w:ascii="Arial" w:hAnsi="Arial" w:cs="Arial"/>
                <w:b/>
                <w:bCs/>
              </w:rPr>
            </w:pPr>
            <w:r>
              <w:rPr>
                <w:rFonts w:ascii="Arial" w:hAnsi="Arial" w:cs="Arial"/>
                <w:b/>
                <w:bCs/>
              </w:rPr>
              <w:t>f</w:t>
            </w:r>
          </w:p>
          <w:p w14:paraId="2C4E1C3A"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5DCAF5A1" wp14:editId="4E3E1A0C">
                  <wp:extent cx="1645920" cy="1245637"/>
                  <wp:effectExtent l="0" t="0" r="0" b="0"/>
                  <wp:docPr id="132" name="Picture 1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hape&#10;&#10;Description automatically generated with medium confidence"/>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1645920" cy="1245637"/>
                          </a:xfrm>
                          <a:prstGeom prst="rect">
                            <a:avLst/>
                          </a:prstGeom>
                        </pic:spPr>
                      </pic:pic>
                    </a:graphicData>
                  </a:graphic>
                </wp:inline>
              </w:drawing>
            </w:r>
          </w:p>
        </w:tc>
      </w:tr>
      <w:tr w:rsidR="00760F7B" w14:paraId="16D62BA9" w14:textId="77777777" w:rsidTr="00157C41">
        <w:trPr>
          <w:cantSplit/>
          <w:trHeight w:val="2016"/>
        </w:trPr>
        <w:tc>
          <w:tcPr>
            <w:tcW w:w="3096" w:type="dxa"/>
          </w:tcPr>
          <w:p w14:paraId="7C621B9B" w14:textId="77777777" w:rsidR="00760F7B" w:rsidRDefault="00760F7B" w:rsidP="00157C41">
            <w:pPr>
              <w:rPr>
                <w:rFonts w:ascii="Arial" w:hAnsi="Arial" w:cs="Arial"/>
                <w:b/>
                <w:bCs/>
              </w:rPr>
            </w:pPr>
            <w:r>
              <w:rPr>
                <w:rFonts w:ascii="Arial" w:hAnsi="Arial" w:cs="Arial"/>
                <w:b/>
                <w:bCs/>
              </w:rPr>
              <w:t>g</w:t>
            </w:r>
          </w:p>
          <w:p w14:paraId="5ACA0BE8"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3F7A222A" wp14:editId="4B7D7D00">
                  <wp:extent cx="1645920" cy="1244237"/>
                  <wp:effectExtent l="0" t="0" r="0" b="0"/>
                  <wp:docPr id="133" name="Picture 1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hape&#10;&#10;Description automatically generated with medium confidence"/>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1645920" cy="1244237"/>
                          </a:xfrm>
                          <a:prstGeom prst="rect">
                            <a:avLst/>
                          </a:prstGeom>
                        </pic:spPr>
                      </pic:pic>
                    </a:graphicData>
                  </a:graphic>
                </wp:inline>
              </w:drawing>
            </w:r>
          </w:p>
        </w:tc>
        <w:tc>
          <w:tcPr>
            <w:tcW w:w="3096" w:type="dxa"/>
          </w:tcPr>
          <w:p w14:paraId="1437B434" w14:textId="77777777" w:rsidR="00760F7B" w:rsidRDefault="00760F7B" w:rsidP="00157C41">
            <w:pPr>
              <w:rPr>
                <w:rFonts w:ascii="Arial" w:hAnsi="Arial" w:cs="Arial"/>
                <w:b/>
                <w:bCs/>
              </w:rPr>
            </w:pPr>
            <w:r>
              <w:rPr>
                <w:rFonts w:ascii="Arial" w:hAnsi="Arial" w:cs="Arial"/>
                <w:b/>
                <w:bCs/>
              </w:rPr>
              <w:t>h</w:t>
            </w:r>
          </w:p>
          <w:p w14:paraId="3808D81A"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28313760" wp14:editId="03263791">
                  <wp:extent cx="1645920" cy="1244579"/>
                  <wp:effectExtent l="0" t="0" r="0" b="0"/>
                  <wp:docPr id="134" name="Picture 1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hape&#10;&#10;Description automatically generated with medium confidence"/>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c>
          <w:tcPr>
            <w:tcW w:w="3096" w:type="dxa"/>
          </w:tcPr>
          <w:p w14:paraId="4657338A" w14:textId="77777777" w:rsidR="00760F7B" w:rsidRDefault="00760F7B" w:rsidP="00157C41">
            <w:pPr>
              <w:rPr>
                <w:rFonts w:ascii="Arial" w:hAnsi="Arial" w:cs="Arial"/>
                <w:b/>
                <w:bCs/>
              </w:rPr>
            </w:pPr>
            <w:r>
              <w:rPr>
                <w:rFonts w:ascii="Arial" w:hAnsi="Arial" w:cs="Arial"/>
                <w:b/>
                <w:bCs/>
              </w:rPr>
              <w:t>i</w:t>
            </w:r>
          </w:p>
          <w:p w14:paraId="1A6103A9"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6C2E7969" wp14:editId="4DF492C7">
                  <wp:extent cx="1645920" cy="1244579"/>
                  <wp:effectExtent l="0" t="0" r="0" b="0"/>
                  <wp:docPr id="135" name="Picture 13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hape&#10;&#10;Description automatically generated with medium confidence"/>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r>
      <w:tr w:rsidR="00760F7B" w14:paraId="683487C3" w14:textId="77777777" w:rsidTr="00157C41">
        <w:trPr>
          <w:cantSplit/>
          <w:trHeight w:val="2016"/>
        </w:trPr>
        <w:tc>
          <w:tcPr>
            <w:tcW w:w="3096" w:type="dxa"/>
          </w:tcPr>
          <w:p w14:paraId="3155ADE4" w14:textId="77777777" w:rsidR="00760F7B" w:rsidRDefault="00760F7B" w:rsidP="00157C41">
            <w:pPr>
              <w:rPr>
                <w:rFonts w:ascii="Arial" w:hAnsi="Arial" w:cs="Arial"/>
                <w:b/>
                <w:bCs/>
              </w:rPr>
            </w:pPr>
            <w:r>
              <w:rPr>
                <w:rFonts w:ascii="Arial" w:hAnsi="Arial" w:cs="Arial"/>
                <w:b/>
                <w:bCs/>
              </w:rPr>
              <w:t>j</w:t>
            </w:r>
          </w:p>
          <w:p w14:paraId="3EFCBFD9"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3AAFC0C6" wp14:editId="038335AA">
                  <wp:extent cx="1645920" cy="1244579"/>
                  <wp:effectExtent l="0" t="0" r="0" b="0"/>
                  <wp:docPr id="136" name="Picture 13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hape&#10;&#10;Description automatically generated with medium confidence"/>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c>
          <w:tcPr>
            <w:tcW w:w="3096" w:type="dxa"/>
          </w:tcPr>
          <w:p w14:paraId="0158AE45" w14:textId="77777777" w:rsidR="00760F7B" w:rsidRDefault="00760F7B" w:rsidP="00157C41">
            <w:pPr>
              <w:rPr>
                <w:rFonts w:ascii="Arial" w:hAnsi="Arial" w:cs="Arial"/>
                <w:b/>
                <w:bCs/>
              </w:rPr>
            </w:pPr>
            <w:r>
              <w:rPr>
                <w:rFonts w:ascii="Arial" w:hAnsi="Arial" w:cs="Arial"/>
                <w:b/>
                <w:bCs/>
              </w:rPr>
              <w:t>k</w:t>
            </w:r>
          </w:p>
          <w:p w14:paraId="422236A7"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5BAE640B" wp14:editId="4C40D70E">
                  <wp:extent cx="1645920" cy="1243179"/>
                  <wp:effectExtent l="0" t="0" r="0" b="0"/>
                  <wp:docPr id="137" name="Picture 13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hape&#10;&#10;Description automatically generated with medium confidence"/>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c>
          <w:tcPr>
            <w:tcW w:w="3096" w:type="dxa"/>
          </w:tcPr>
          <w:p w14:paraId="3597773E" w14:textId="77777777" w:rsidR="00760F7B" w:rsidRDefault="00760F7B" w:rsidP="00157C41">
            <w:pPr>
              <w:rPr>
                <w:rFonts w:ascii="Arial" w:hAnsi="Arial" w:cs="Arial"/>
                <w:b/>
                <w:bCs/>
              </w:rPr>
            </w:pPr>
            <w:r>
              <w:rPr>
                <w:rFonts w:ascii="Arial" w:hAnsi="Arial" w:cs="Arial"/>
                <w:b/>
                <w:bCs/>
              </w:rPr>
              <w:t>l</w:t>
            </w:r>
          </w:p>
          <w:p w14:paraId="0EC64AE9"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6E8724DA" wp14:editId="519DA732">
                  <wp:extent cx="1645920" cy="1244579"/>
                  <wp:effectExtent l="0" t="0" r="0" b="0"/>
                  <wp:docPr id="138" name="Picture 13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hape&#10;&#10;Description automatically generated with medium confidence"/>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r>
      <w:tr w:rsidR="00760F7B" w14:paraId="0887271C" w14:textId="77777777" w:rsidTr="00157C41">
        <w:trPr>
          <w:cantSplit/>
          <w:trHeight w:val="2016"/>
        </w:trPr>
        <w:tc>
          <w:tcPr>
            <w:tcW w:w="3096" w:type="dxa"/>
          </w:tcPr>
          <w:p w14:paraId="424929BE" w14:textId="77777777" w:rsidR="00760F7B" w:rsidRDefault="00760F7B" w:rsidP="00157C41">
            <w:pPr>
              <w:rPr>
                <w:rFonts w:ascii="Arial" w:hAnsi="Arial" w:cs="Arial"/>
                <w:b/>
                <w:bCs/>
              </w:rPr>
            </w:pPr>
            <w:r>
              <w:rPr>
                <w:rFonts w:ascii="Arial" w:hAnsi="Arial" w:cs="Arial"/>
                <w:b/>
                <w:bCs/>
              </w:rPr>
              <w:t>m</w:t>
            </w:r>
          </w:p>
          <w:p w14:paraId="0BD33911"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28240780" wp14:editId="09408747">
                  <wp:extent cx="1645920" cy="1230633"/>
                  <wp:effectExtent l="0" t="0" r="0" b="7620"/>
                  <wp:docPr id="139" name="Picture 1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hape&#10;&#10;Description automatically generated with medium confidence"/>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1645920" cy="1230633"/>
                          </a:xfrm>
                          <a:prstGeom prst="rect">
                            <a:avLst/>
                          </a:prstGeom>
                        </pic:spPr>
                      </pic:pic>
                    </a:graphicData>
                  </a:graphic>
                </wp:inline>
              </w:drawing>
            </w:r>
          </w:p>
        </w:tc>
        <w:tc>
          <w:tcPr>
            <w:tcW w:w="3096" w:type="dxa"/>
          </w:tcPr>
          <w:p w14:paraId="4140E8E3" w14:textId="77777777" w:rsidR="00760F7B" w:rsidRDefault="00760F7B" w:rsidP="00157C41">
            <w:pPr>
              <w:rPr>
                <w:rFonts w:ascii="Arial" w:hAnsi="Arial" w:cs="Arial"/>
                <w:b/>
                <w:bCs/>
              </w:rPr>
            </w:pPr>
            <w:r>
              <w:rPr>
                <w:rFonts w:ascii="Arial" w:hAnsi="Arial" w:cs="Arial"/>
                <w:b/>
                <w:bCs/>
              </w:rPr>
              <w:t>n</w:t>
            </w:r>
          </w:p>
          <w:p w14:paraId="723330A4"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0B92771A" wp14:editId="0CEFDECA">
                  <wp:extent cx="1645920" cy="1244579"/>
                  <wp:effectExtent l="0" t="0" r="0" b="0"/>
                  <wp:docPr id="140" name="Picture 1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hape&#10;&#10;Description automatically generated with medium confidence"/>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1645920" cy="1244579"/>
                          </a:xfrm>
                          <a:prstGeom prst="rect">
                            <a:avLst/>
                          </a:prstGeom>
                        </pic:spPr>
                      </pic:pic>
                    </a:graphicData>
                  </a:graphic>
                </wp:inline>
              </w:drawing>
            </w:r>
          </w:p>
        </w:tc>
        <w:tc>
          <w:tcPr>
            <w:tcW w:w="3096" w:type="dxa"/>
          </w:tcPr>
          <w:p w14:paraId="30DDFE29" w14:textId="77777777" w:rsidR="00760F7B" w:rsidRDefault="00760F7B" w:rsidP="00157C41">
            <w:pPr>
              <w:rPr>
                <w:rFonts w:ascii="Arial" w:hAnsi="Arial" w:cs="Arial"/>
                <w:b/>
                <w:bCs/>
              </w:rPr>
            </w:pPr>
            <w:r>
              <w:rPr>
                <w:rFonts w:ascii="Arial" w:hAnsi="Arial" w:cs="Arial"/>
                <w:b/>
                <w:bCs/>
              </w:rPr>
              <w:t>o</w:t>
            </w:r>
          </w:p>
          <w:p w14:paraId="4F6C4B07" w14:textId="77777777" w:rsidR="00760F7B" w:rsidRPr="004936D5" w:rsidRDefault="00760F7B" w:rsidP="00157C41">
            <w:pPr>
              <w:rPr>
                <w:rFonts w:ascii="Arial" w:hAnsi="Arial" w:cs="Arial"/>
                <w:b/>
                <w:bCs/>
              </w:rPr>
            </w:pPr>
            <w:r>
              <w:rPr>
                <w:rFonts w:ascii="Arial" w:hAnsi="Arial" w:cs="Arial"/>
                <w:b/>
                <w:bCs/>
                <w:noProof/>
              </w:rPr>
              <w:drawing>
                <wp:inline distT="0" distB="0" distL="0" distR="0" wp14:anchorId="6942A3A7" wp14:editId="3C8D2751">
                  <wp:extent cx="1645920" cy="1243179"/>
                  <wp:effectExtent l="0" t="0" r="0" b="0"/>
                  <wp:docPr id="141" name="Picture 14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hape&#10;&#10;Description automatically generated with medium confidence"/>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1645920" cy="1243179"/>
                          </a:xfrm>
                          <a:prstGeom prst="rect">
                            <a:avLst/>
                          </a:prstGeom>
                        </pic:spPr>
                      </pic:pic>
                    </a:graphicData>
                  </a:graphic>
                </wp:inline>
              </w:drawing>
            </w:r>
          </w:p>
        </w:tc>
      </w:tr>
    </w:tbl>
    <w:p w14:paraId="43F40F4D" w14:textId="77777777" w:rsidR="00760F7B" w:rsidRPr="00D63AF9" w:rsidRDefault="00760F7B" w:rsidP="00760F7B">
      <w:pPr>
        <w:rPr>
          <w:rFonts w:ascii="Arial" w:hAnsi="Arial" w:cs="Arial"/>
        </w:rPr>
      </w:pPr>
      <w:r>
        <w:rPr>
          <w:rFonts w:ascii="Arial" w:hAnsi="Arial" w:cs="Arial"/>
          <w:b/>
          <w:bCs/>
        </w:rPr>
        <w:t xml:space="preserve">Fig. S2. </w:t>
      </w:r>
      <w:r>
        <w:rPr>
          <w:rFonts w:ascii="Arial" w:hAnsi="Arial" w:cs="Arial"/>
        </w:rPr>
        <w:t>UV spectra of (a) apigenin, (b) apigenin 7-G, (c) scutellarein, (d) scutellarin, (e) hispidulin, (f) hispiduloside, (g) chrysin, (h) chrysin 7-G, (i) baicalein, (k) oroxylin A, (l) oroxyloside, (m) wogonin, and (n) wogonoside, and (p) isoscutellarein 8-G.</w:t>
      </w:r>
      <w:r>
        <w:rPr>
          <w:rFonts w:ascii="Arial" w:hAnsi="Arial" w:cs="Arial"/>
          <w:b/>
          <w:bCs/>
        </w:rPr>
        <w:t xml:space="preserve"> </w:t>
      </w:r>
      <w:r>
        <w:rPr>
          <w:rFonts w:ascii="Arial" w:hAnsi="Arial" w:cs="Arial"/>
        </w:rPr>
        <w:t>All spectra collected from standards except for isoscutellarein 8-G, which was collected from isolated fraction sent for further analysis.</w:t>
      </w:r>
    </w:p>
    <w:p w14:paraId="344E30F6" w14:textId="77777777" w:rsidR="00787F20" w:rsidRDefault="00787F20" w:rsidP="00953353">
      <w:pPr>
        <w:rPr>
          <w:rFonts w:ascii="Arial" w:hAnsi="Arial" w:cs="Arial"/>
        </w:rPr>
      </w:pPr>
    </w:p>
    <w:p w14:paraId="47439CB2" w14:textId="77777777" w:rsidR="00527D9A" w:rsidRDefault="000568C6" w:rsidP="00531F1A">
      <w:pPr>
        <w:jc w:val="center"/>
        <w:rPr>
          <w:rFonts w:ascii="Arial" w:hAnsi="Arial" w:cs="Arial"/>
        </w:rPr>
      </w:pPr>
      <w:r>
        <w:rPr>
          <w:rFonts w:ascii="Arial" w:hAnsi="Arial" w:cs="Arial"/>
          <w:noProof/>
          <w:lang w:eastAsia="zh-CN"/>
        </w:rPr>
        <w:lastRenderedPageBreak/>
        <w:drawing>
          <wp:inline distT="0" distB="0" distL="0" distR="0" wp14:anchorId="3C44574A" wp14:editId="24D57625">
            <wp:extent cx="5839485" cy="27035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6976" cy="2711619"/>
                    </a:xfrm>
                    <a:prstGeom prst="rect">
                      <a:avLst/>
                    </a:prstGeom>
                    <a:noFill/>
                  </pic:spPr>
                </pic:pic>
              </a:graphicData>
            </a:graphic>
          </wp:inline>
        </w:drawing>
      </w:r>
    </w:p>
    <w:p w14:paraId="07DF2492" w14:textId="77777777" w:rsidR="009D5C32" w:rsidRDefault="009D5C32" w:rsidP="00953353">
      <w:pPr>
        <w:rPr>
          <w:rFonts w:ascii="Arial" w:hAnsi="Arial" w:cs="Arial"/>
          <w:b/>
        </w:rPr>
      </w:pPr>
    </w:p>
    <w:p w14:paraId="168AA898" w14:textId="77777777" w:rsidR="009D5C32" w:rsidRDefault="009D5C32" w:rsidP="00953353">
      <w:pPr>
        <w:rPr>
          <w:rFonts w:ascii="Arial" w:hAnsi="Arial" w:cs="Arial"/>
          <w:b/>
        </w:rPr>
      </w:pPr>
    </w:p>
    <w:p w14:paraId="6072817E" w14:textId="2B0493C3"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3</w:t>
      </w:r>
      <w:r w:rsidR="00527D9A" w:rsidRPr="00892F8D">
        <w:rPr>
          <w:rFonts w:ascii="Arial" w:hAnsi="Arial" w:cs="Arial"/>
          <w:b/>
        </w:rPr>
        <w:t>.</w:t>
      </w:r>
      <w:r w:rsidR="00527D9A">
        <w:rPr>
          <w:rFonts w:ascii="Arial" w:hAnsi="Arial" w:cs="Arial"/>
        </w:rPr>
        <w:t xml:space="preserve"> MS (</w:t>
      </w:r>
      <w:r w:rsidR="00657506">
        <w:rPr>
          <w:rFonts w:ascii="Arial" w:hAnsi="Arial" w:cs="Arial"/>
        </w:rPr>
        <w:t>a</w:t>
      </w:r>
      <w:r w:rsidR="00527D9A">
        <w:rPr>
          <w:rFonts w:ascii="Arial" w:hAnsi="Arial" w:cs="Arial"/>
        </w:rPr>
        <w:t>)</w:t>
      </w:r>
      <w:r w:rsidR="009D5C32">
        <w:rPr>
          <w:rFonts w:ascii="Arial" w:hAnsi="Arial" w:cs="Arial"/>
        </w:rPr>
        <w:t>,</w:t>
      </w:r>
      <w:r w:rsidR="00527D9A">
        <w:rPr>
          <w:rFonts w:ascii="Arial" w:hAnsi="Arial" w:cs="Arial"/>
        </w:rPr>
        <w:t xml:space="preserve"> and MS/MS (</w:t>
      </w:r>
      <w:r w:rsidR="00657506">
        <w:rPr>
          <w:rFonts w:ascii="Arial" w:hAnsi="Arial" w:cs="Arial"/>
        </w:rPr>
        <w:t>b</w:t>
      </w:r>
      <w:r w:rsidR="00527D9A">
        <w:rPr>
          <w:rFonts w:ascii="Arial" w:hAnsi="Arial" w:cs="Arial"/>
        </w:rPr>
        <w:t xml:space="preserve">) spectra of standard scutellarin and </w:t>
      </w:r>
      <w:r w:rsidR="00B2527C">
        <w:rPr>
          <w:rFonts w:ascii="Arial" w:hAnsi="Arial" w:cs="Arial"/>
        </w:rPr>
        <w:t>unknown</w:t>
      </w:r>
      <w:r w:rsidR="00527D9A">
        <w:rPr>
          <w:rFonts w:ascii="Arial" w:hAnsi="Arial" w:cs="Arial"/>
        </w:rPr>
        <w:t xml:space="preserve"> compound. </w:t>
      </w:r>
    </w:p>
    <w:p w14:paraId="23DEBA68" w14:textId="77777777" w:rsidR="00527D9A" w:rsidRDefault="00527D9A" w:rsidP="00953353">
      <w:pPr>
        <w:rPr>
          <w:rFonts w:ascii="Arial" w:hAnsi="Arial" w:cs="Arial"/>
        </w:rPr>
      </w:pPr>
      <w:r>
        <w:rPr>
          <w:rFonts w:ascii="Arial" w:hAnsi="Arial" w:cs="Arial"/>
        </w:rPr>
        <w:br w:type="page"/>
      </w:r>
    </w:p>
    <w:p w14:paraId="32A1F662" w14:textId="77777777" w:rsidR="00527D9A" w:rsidRDefault="00527D9A" w:rsidP="00531F1A">
      <w:pPr>
        <w:jc w:val="center"/>
        <w:rPr>
          <w:rFonts w:ascii="Arial" w:hAnsi="Arial" w:cs="Arial"/>
        </w:rPr>
      </w:pPr>
      <w:r w:rsidRPr="006F4017">
        <w:rPr>
          <w:rFonts w:ascii="Arial" w:hAnsi="Arial" w:cs="Arial"/>
          <w:noProof/>
          <w:lang w:eastAsia="zh-CN"/>
        </w:rPr>
        <w:lastRenderedPageBreak/>
        <w:drawing>
          <wp:inline distT="0" distB="0" distL="0" distR="0" wp14:anchorId="2C222F20" wp14:editId="3676B59E">
            <wp:extent cx="5943600" cy="4202430"/>
            <wp:effectExtent l="0" t="0" r="0" b="1270"/>
            <wp:docPr id="4" name="Picture 2" descr="Diagram&#10;&#10;Description automatically generated">
              <a:extLst xmlns:a="http://schemas.openxmlformats.org/drawingml/2006/main">
                <a:ext uri="{FF2B5EF4-FFF2-40B4-BE49-F238E27FC236}">
                  <a16:creationId xmlns:a16="http://schemas.microsoft.com/office/drawing/2014/main" id="{4D9726C9-AAF0-4BC5-A27F-F945D438F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4D9726C9-AAF0-4BC5-A27F-F945D438F315}"/>
                        </a:ext>
                      </a:extLst>
                    </pic:cNvPr>
                    <pic:cNvPicPr>
                      <a:picLocks noChangeAspect="1"/>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0A75D5D6" w14:textId="77777777" w:rsidR="00527D9A" w:rsidRDefault="00527D9A" w:rsidP="00953353">
      <w:pPr>
        <w:rPr>
          <w:rFonts w:ascii="Arial" w:hAnsi="Arial" w:cs="Arial"/>
          <w:b/>
        </w:rPr>
      </w:pPr>
    </w:p>
    <w:p w14:paraId="65992A1D" w14:textId="77777777" w:rsidR="00527D9A" w:rsidRDefault="00527D9A" w:rsidP="00953353">
      <w:pPr>
        <w:rPr>
          <w:rFonts w:ascii="Arial" w:hAnsi="Arial" w:cs="Arial"/>
          <w:b/>
        </w:rPr>
      </w:pPr>
    </w:p>
    <w:p w14:paraId="3FF17D4A" w14:textId="77777777" w:rsidR="00527D9A" w:rsidRDefault="00527D9A" w:rsidP="00953353">
      <w:pPr>
        <w:rPr>
          <w:rFonts w:ascii="Arial" w:hAnsi="Arial" w:cs="Arial"/>
          <w:b/>
        </w:rPr>
      </w:pPr>
    </w:p>
    <w:p w14:paraId="2E606929" w14:textId="09799992"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4</w:t>
      </w:r>
      <w:r w:rsidR="00527D9A">
        <w:rPr>
          <w:rFonts w:ascii="Arial" w:hAnsi="Arial" w:cs="Arial"/>
        </w:rPr>
        <w:t xml:space="preserve">. </w:t>
      </w:r>
      <w:r w:rsidR="00527D9A" w:rsidRPr="00096487">
        <w:rPr>
          <w:rFonts w:ascii="Arial" w:hAnsi="Arial" w:cs="Arial"/>
          <w:vertAlign w:val="superscript"/>
        </w:rPr>
        <w:t>1</w:t>
      </w:r>
      <w:r w:rsidR="00527D9A" w:rsidRPr="00096487">
        <w:rPr>
          <w:rFonts w:ascii="Arial" w:hAnsi="Arial" w:cs="Arial"/>
          <w:lang w:val="pl-PL"/>
        </w:rPr>
        <w:t xml:space="preserve">H NMR </w:t>
      </w:r>
      <w:r w:rsidR="00527D9A" w:rsidRPr="00096487">
        <w:rPr>
          <w:rFonts w:ascii="Arial" w:hAnsi="Arial" w:cs="Arial"/>
        </w:rPr>
        <w:t xml:space="preserve">spectrum of isolated compound </w:t>
      </w:r>
      <w:r w:rsidR="00527D9A" w:rsidRPr="00096487">
        <w:rPr>
          <w:rFonts w:ascii="Arial" w:hAnsi="Arial" w:cs="Arial"/>
          <w:lang w:val="pl-PL"/>
        </w:rPr>
        <w:t>(600 MHz, DMSO-d</w:t>
      </w:r>
      <w:r w:rsidR="00527D9A" w:rsidRPr="00096487">
        <w:rPr>
          <w:rFonts w:ascii="Arial" w:hAnsi="Arial" w:cs="Arial"/>
          <w:vertAlign w:val="subscript"/>
          <w:lang w:val="pl-PL"/>
        </w:rPr>
        <w:t>6</w:t>
      </w:r>
      <w:r w:rsidR="00527D9A" w:rsidRPr="00096487">
        <w:rPr>
          <w:rFonts w:ascii="Arial" w:hAnsi="Arial" w:cs="Arial"/>
          <w:lang w:val="pl-PL"/>
        </w:rPr>
        <w:t>)</w:t>
      </w:r>
      <w:r w:rsidR="00527D9A" w:rsidRPr="00096487">
        <w:rPr>
          <w:rFonts w:ascii="Arial" w:hAnsi="Arial" w:cs="Arial"/>
        </w:rPr>
        <w:t>. Water signals were suppressed by presaturation.</w:t>
      </w:r>
    </w:p>
    <w:p w14:paraId="43AF053D" w14:textId="77777777" w:rsidR="00527D9A" w:rsidRDefault="00527D9A" w:rsidP="00531F1A">
      <w:pPr>
        <w:jc w:val="center"/>
        <w:rPr>
          <w:rFonts w:ascii="Arial" w:hAnsi="Arial" w:cs="Arial"/>
        </w:rPr>
      </w:pPr>
      <w:r w:rsidRPr="008A2388">
        <w:rPr>
          <w:rFonts w:ascii="Arial" w:hAnsi="Arial" w:cs="Arial"/>
          <w:noProof/>
          <w:lang w:eastAsia="zh-CN"/>
        </w:rPr>
        <w:lastRenderedPageBreak/>
        <w:drawing>
          <wp:inline distT="0" distB="0" distL="0" distR="0" wp14:anchorId="032243D2" wp14:editId="54908576">
            <wp:extent cx="5943600" cy="4202430"/>
            <wp:effectExtent l="0" t="0" r="0" b="7620"/>
            <wp:docPr id="5" name="Picture 4" descr="A picture containing chart&#10;&#10;Description automatically generated">
              <a:extLst xmlns:a="http://schemas.openxmlformats.org/drawingml/2006/main">
                <a:ext uri="{FF2B5EF4-FFF2-40B4-BE49-F238E27FC236}">
                  <a16:creationId xmlns:a16="http://schemas.microsoft.com/office/drawing/2014/main" id="{D010E772-F086-4FB9-8D4E-77F207748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chart&#10;&#10;Description automatically generated">
                      <a:extLst>
                        <a:ext uri="{FF2B5EF4-FFF2-40B4-BE49-F238E27FC236}">
                          <a16:creationId xmlns:a16="http://schemas.microsoft.com/office/drawing/2014/main" id="{D010E772-F086-4FB9-8D4E-77F207748EB2}"/>
                        </a:ext>
                      </a:extLst>
                    </pic:cNvPr>
                    <pic:cNvPicPr>
                      <a:picLocks noChangeAspect="1"/>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C68C99B" w14:textId="77D9CA51" w:rsidR="00527D9A" w:rsidRDefault="00BF671E" w:rsidP="00953353">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5</w:t>
      </w:r>
      <w:r w:rsidR="00527D9A" w:rsidRPr="00B87467">
        <w:rPr>
          <w:rFonts w:ascii="Arial" w:hAnsi="Arial" w:cs="Arial"/>
          <w:b/>
        </w:rPr>
        <w:t>.</w:t>
      </w:r>
      <w:r w:rsidR="00527D9A" w:rsidRPr="008A2388">
        <w:rPr>
          <w:rFonts w:ascii="Arial" w:hAnsi="Arial" w:cs="Arial"/>
        </w:rPr>
        <w:t xml:space="preserve"> </w:t>
      </w:r>
      <w:r w:rsidR="00527D9A" w:rsidRPr="008A2388">
        <w:rPr>
          <w:rFonts w:ascii="Arial" w:hAnsi="Arial" w:cs="Arial"/>
          <w:vertAlign w:val="superscript"/>
          <w:lang w:val="pt-BR"/>
        </w:rPr>
        <w:t>13</w:t>
      </w:r>
      <w:r w:rsidR="00527D9A" w:rsidRPr="008A2388">
        <w:rPr>
          <w:rFonts w:ascii="Arial" w:hAnsi="Arial" w:cs="Arial"/>
          <w:lang w:val="pt-BR"/>
        </w:rPr>
        <w:t xml:space="preserve">C NMR spectrum </w:t>
      </w:r>
      <w:r w:rsidR="00527D9A" w:rsidRPr="008A2388">
        <w:rPr>
          <w:rFonts w:ascii="Arial" w:hAnsi="Arial" w:cs="Arial"/>
        </w:rPr>
        <w:t xml:space="preserve">of isolated compound </w:t>
      </w:r>
      <w:r w:rsidR="00527D9A" w:rsidRPr="008A2388">
        <w:rPr>
          <w:rFonts w:ascii="Arial" w:hAnsi="Arial" w:cs="Arial"/>
          <w:lang w:val="pl-PL"/>
        </w:rPr>
        <w:t>(</w:t>
      </w:r>
      <w:r w:rsidR="00527D9A" w:rsidRPr="008A2388">
        <w:rPr>
          <w:rFonts w:ascii="Arial" w:hAnsi="Arial" w:cs="Arial"/>
        </w:rPr>
        <w:t>15</w:t>
      </w:r>
      <w:r w:rsidR="00527D9A">
        <w:rPr>
          <w:rFonts w:ascii="Arial" w:hAnsi="Arial" w:cs="Arial"/>
        </w:rPr>
        <w:t>1</w:t>
      </w:r>
      <w:r w:rsidR="00527D9A" w:rsidRPr="008A2388">
        <w:rPr>
          <w:rFonts w:ascii="Arial" w:hAnsi="Arial" w:cs="Arial"/>
          <w:lang w:val="pl-PL"/>
        </w:rPr>
        <w:t xml:space="preserve"> MHz, DMSO-d</w:t>
      </w:r>
      <w:r w:rsidR="00527D9A" w:rsidRPr="008A2388">
        <w:rPr>
          <w:rFonts w:ascii="Arial" w:hAnsi="Arial" w:cs="Arial"/>
          <w:vertAlign w:val="subscript"/>
          <w:lang w:val="pl-PL"/>
        </w:rPr>
        <w:t>6</w:t>
      </w:r>
      <w:r w:rsidR="00527D9A" w:rsidRPr="008A2388">
        <w:rPr>
          <w:rFonts w:ascii="Arial" w:hAnsi="Arial" w:cs="Arial"/>
          <w:lang w:val="pl-PL"/>
        </w:rPr>
        <w:t>)</w:t>
      </w:r>
      <w:r w:rsidR="00527D9A" w:rsidRPr="008A2388">
        <w:rPr>
          <w:rFonts w:ascii="Arial" w:hAnsi="Arial" w:cs="Arial"/>
        </w:rPr>
        <w:t>.</w:t>
      </w:r>
    </w:p>
    <w:p w14:paraId="4B0B0DFC" w14:textId="77777777" w:rsidR="00527D9A" w:rsidRDefault="00527D9A" w:rsidP="00953353">
      <w:pPr>
        <w:rPr>
          <w:rFonts w:ascii="Arial" w:hAnsi="Arial" w:cs="Arial"/>
        </w:rPr>
      </w:pPr>
      <w:r>
        <w:rPr>
          <w:rFonts w:ascii="Arial" w:hAnsi="Arial" w:cs="Arial"/>
        </w:rPr>
        <w:br w:type="page"/>
      </w:r>
    </w:p>
    <w:p w14:paraId="02244BC0" w14:textId="788D0956" w:rsidR="00527D9A" w:rsidRPr="00E64DC3" w:rsidRDefault="00B2527C" w:rsidP="00953353">
      <w:pPr>
        <w:rPr>
          <w:rFonts w:ascii="Arial" w:hAnsi="Arial" w:cs="Arial"/>
          <w:b/>
          <w:bCs/>
        </w:rPr>
      </w:pPr>
      <w:r w:rsidRPr="00E64DC3">
        <w:rPr>
          <w:rFonts w:ascii="Arial" w:hAnsi="Arial" w:cs="Arial"/>
          <w:b/>
          <w:bCs/>
        </w:rPr>
        <w:lastRenderedPageBreak/>
        <w:t>a</w:t>
      </w:r>
      <w:r w:rsidR="00527D9A" w:rsidRPr="00E64DC3">
        <w:rPr>
          <w:rFonts w:ascii="Arial" w:hAnsi="Arial" w:cs="Arial"/>
          <w:b/>
          <w:bCs/>
        </w:rPr>
        <w:t xml:space="preserve"> </w:t>
      </w:r>
    </w:p>
    <w:p w14:paraId="457AB800" w14:textId="77777777" w:rsidR="00527D9A" w:rsidRDefault="00527D9A" w:rsidP="00531F1A">
      <w:pPr>
        <w:jc w:val="center"/>
        <w:rPr>
          <w:rFonts w:ascii="Arial" w:hAnsi="Arial" w:cs="Arial"/>
        </w:rPr>
      </w:pPr>
      <w:r w:rsidRPr="002C2455">
        <w:rPr>
          <w:rFonts w:ascii="Arial" w:hAnsi="Arial" w:cs="Arial"/>
          <w:noProof/>
          <w:lang w:eastAsia="zh-CN"/>
        </w:rPr>
        <w:drawing>
          <wp:inline distT="0" distB="0" distL="0" distR="0" wp14:anchorId="475CE639" wp14:editId="51F8E7D5">
            <wp:extent cx="5411216" cy="3826006"/>
            <wp:effectExtent l="0" t="0" r="0" b="3175"/>
            <wp:docPr id="6" name="Picture 2" descr="Chart, scatter chart&#10;&#10;Description automatically generated">
              <a:extLst xmlns:a="http://schemas.openxmlformats.org/drawingml/2006/main">
                <a:ext uri="{FF2B5EF4-FFF2-40B4-BE49-F238E27FC236}">
                  <a16:creationId xmlns:a16="http://schemas.microsoft.com/office/drawing/2014/main" id="{FEDA9955-B26B-4A42-940A-6C9609CE5B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FEDA9955-B26B-4A42-940A-6C9609CE5B52}"/>
                        </a:ext>
                      </a:extLst>
                    </pic:cNvPr>
                    <pic:cNvPicPr>
                      <a:picLocks noChangeAspect="1"/>
                    </pic:cNvPicPr>
                  </pic:nvPicPr>
                  <pic:blipFill>
                    <a:blip r:embed="rId22" cstate="hqprint">
                      <a:extLst>
                        <a:ext uri="{28A0092B-C50C-407E-A947-70E740481C1C}">
                          <a14:useLocalDpi xmlns:a14="http://schemas.microsoft.com/office/drawing/2010/main" val="0"/>
                        </a:ext>
                      </a:extLst>
                    </a:blip>
                    <a:stretch>
                      <a:fillRect/>
                    </a:stretch>
                  </pic:blipFill>
                  <pic:spPr>
                    <a:xfrm>
                      <a:off x="0" y="0"/>
                      <a:ext cx="5418195" cy="3830941"/>
                    </a:xfrm>
                    <a:prstGeom prst="rect">
                      <a:avLst/>
                    </a:prstGeom>
                  </pic:spPr>
                </pic:pic>
              </a:graphicData>
            </a:graphic>
          </wp:inline>
        </w:drawing>
      </w:r>
    </w:p>
    <w:p w14:paraId="0FF1BB23" w14:textId="55AC1137" w:rsidR="00527D9A" w:rsidRDefault="00B2527C" w:rsidP="00953353">
      <w:pPr>
        <w:rPr>
          <w:rFonts w:ascii="Arial" w:hAnsi="Arial" w:cs="Arial"/>
        </w:rPr>
      </w:pPr>
      <w:r w:rsidRPr="00E64DC3">
        <w:rPr>
          <w:rFonts w:ascii="Arial" w:hAnsi="Arial" w:cs="Arial"/>
          <w:b/>
          <w:bCs/>
        </w:rPr>
        <w:t>b</w:t>
      </w:r>
    </w:p>
    <w:p w14:paraId="47A4DDBE" w14:textId="77777777" w:rsidR="00527D9A" w:rsidRDefault="00527D9A" w:rsidP="00531F1A">
      <w:pPr>
        <w:jc w:val="center"/>
        <w:rPr>
          <w:rFonts w:ascii="Arial" w:hAnsi="Arial" w:cs="Arial"/>
        </w:rPr>
      </w:pPr>
      <w:r w:rsidRPr="0097551A">
        <w:rPr>
          <w:rFonts w:ascii="Arial" w:hAnsi="Arial" w:cs="Arial"/>
          <w:noProof/>
          <w:lang w:eastAsia="zh-CN"/>
        </w:rPr>
        <w:drawing>
          <wp:inline distT="0" distB="0" distL="0" distR="0" wp14:anchorId="54E2A906" wp14:editId="167B326F">
            <wp:extent cx="4752467" cy="3360238"/>
            <wp:effectExtent l="0" t="0" r="0" b="0"/>
            <wp:docPr id="7" name="Picture 2" descr="A picture containing chart&#10;&#10;Description automatically generated">
              <a:extLst xmlns:a="http://schemas.openxmlformats.org/drawingml/2006/main">
                <a:ext uri="{FF2B5EF4-FFF2-40B4-BE49-F238E27FC236}">
                  <a16:creationId xmlns:a16="http://schemas.microsoft.com/office/drawing/2014/main" id="{9706FCE1-4DAE-4454-84E4-02D21A22F4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hart&#10;&#10;Description automatically generated">
                      <a:extLst>
                        <a:ext uri="{FF2B5EF4-FFF2-40B4-BE49-F238E27FC236}">
                          <a16:creationId xmlns:a16="http://schemas.microsoft.com/office/drawing/2014/main" id="{9706FCE1-4DAE-4454-84E4-02D21A22F47D}"/>
                        </a:ext>
                      </a:extLst>
                    </pic:cNvPr>
                    <pic:cNvPicPr>
                      <a:picLocks noChangeAspect="1"/>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4763885" cy="3368311"/>
                    </a:xfrm>
                    <a:prstGeom prst="rect">
                      <a:avLst/>
                    </a:prstGeom>
                  </pic:spPr>
                </pic:pic>
              </a:graphicData>
            </a:graphic>
          </wp:inline>
        </w:drawing>
      </w:r>
    </w:p>
    <w:p w14:paraId="1ADBAC6D" w14:textId="77777777" w:rsidR="00527D9A" w:rsidRDefault="00527D9A" w:rsidP="00953353">
      <w:pPr>
        <w:rPr>
          <w:rFonts w:ascii="Arial" w:hAnsi="Arial" w:cs="Arial"/>
        </w:rPr>
      </w:pPr>
    </w:p>
    <w:p w14:paraId="7872825F" w14:textId="77777777" w:rsidR="00B2527C" w:rsidRDefault="00B2527C" w:rsidP="00953353">
      <w:pPr>
        <w:rPr>
          <w:rFonts w:ascii="Arial" w:hAnsi="Arial" w:cs="Arial"/>
        </w:rPr>
      </w:pPr>
    </w:p>
    <w:p w14:paraId="5C00803B" w14:textId="77777777" w:rsidR="00B2527C" w:rsidRDefault="00B2527C" w:rsidP="00953353">
      <w:pPr>
        <w:rPr>
          <w:rFonts w:ascii="Arial" w:hAnsi="Arial" w:cs="Arial"/>
        </w:rPr>
      </w:pPr>
    </w:p>
    <w:p w14:paraId="1A442BE1" w14:textId="267990FB" w:rsidR="00527D9A" w:rsidRDefault="006F0BF5" w:rsidP="00953353">
      <w:pPr>
        <w:rPr>
          <w:rFonts w:ascii="Arial" w:hAnsi="Arial" w:cs="Arial"/>
        </w:rPr>
      </w:pPr>
      <w:r>
        <w:rPr>
          <w:rFonts w:ascii="Arial" w:hAnsi="Arial" w:cs="Arial"/>
          <w:b/>
          <w:bCs/>
        </w:rPr>
        <w:lastRenderedPageBreak/>
        <w:t>c</w:t>
      </w:r>
    </w:p>
    <w:p w14:paraId="4454256A" w14:textId="77777777" w:rsidR="00527D9A" w:rsidRDefault="00527D9A" w:rsidP="00531F1A">
      <w:pPr>
        <w:jc w:val="center"/>
        <w:rPr>
          <w:rFonts w:ascii="Arial" w:hAnsi="Arial" w:cs="Arial"/>
        </w:rPr>
      </w:pPr>
      <w:r w:rsidRPr="00825596">
        <w:rPr>
          <w:rFonts w:ascii="Arial" w:hAnsi="Arial" w:cs="Arial"/>
          <w:noProof/>
          <w:lang w:eastAsia="zh-CN"/>
        </w:rPr>
        <w:drawing>
          <wp:inline distT="0" distB="0" distL="0" distR="0" wp14:anchorId="0F4A8B58" wp14:editId="39D0593B">
            <wp:extent cx="5017843" cy="3547872"/>
            <wp:effectExtent l="0" t="0" r="0" b="0"/>
            <wp:docPr id="8" name="Picture 4" descr="Graphical user interface&#10;&#10;Description automatically generated with low confidence">
              <a:extLst xmlns:a="http://schemas.openxmlformats.org/drawingml/2006/main">
                <a:ext uri="{FF2B5EF4-FFF2-40B4-BE49-F238E27FC236}">
                  <a16:creationId xmlns:a16="http://schemas.microsoft.com/office/drawing/2014/main" id="{B3E87E75-9D8F-46B1-AEF4-323C733448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10;&#10;Description automatically generated with low confidence">
                      <a:extLst>
                        <a:ext uri="{FF2B5EF4-FFF2-40B4-BE49-F238E27FC236}">
                          <a16:creationId xmlns:a16="http://schemas.microsoft.com/office/drawing/2014/main" id="{B3E87E75-9D8F-46B1-AEF4-323C733448BD}"/>
                        </a:ext>
                      </a:extLst>
                    </pic:cNvPr>
                    <pic:cNvPicPr>
                      <a:picLocks noChangeAspect="1"/>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5019027" cy="3548709"/>
                    </a:xfrm>
                    <a:prstGeom prst="rect">
                      <a:avLst/>
                    </a:prstGeom>
                  </pic:spPr>
                </pic:pic>
              </a:graphicData>
            </a:graphic>
          </wp:inline>
        </w:drawing>
      </w:r>
    </w:p>
    <w:p w14:paraId="6B2C22B4" w14:textId="32031EBE" w:rsidR="00527D9A" w:rsidRPr="006F0BF5" w:rsidRDefault="00B2527C" w:rsidP="00953353">
      <w:pPr>
        <w:rPr>
          <w:rFonts w:ascii="Arial" w:hAnsi="Arial" w:cs="Arial"/>
          <w:b/>
          <w:bCs/>
        </w:rPr>
      </w:pPr>
      <w:r w:rsidRPr="006F0BF5">
        <w:rPr>
          <w:rFonts w:ascii="Arial" w:hAnsi="Arial" w:cs="Arial"/>
          <w:b/>
          <w:bCs/>
        </w:rPr>
        <w:t>d</w:t>
      </w:r>
    </w:p>
    <w:p w14:paraId="173C535F" w14:textId="0BBF048F" w:rsidR="00527D9A" w:rsidRDefault="000E3139" w:rsidP="00531F1A">
      <w:pPr>
        <w:jc w:val="center"/>
        <w:rPr>
          <w:rFonts w:ascii="Arial" w:hAnsi="Arial" w:cs="Arial"/>
        </w:rPr>
      </w:pPr>
      <w:r>
        <w:rPr>
          <w:noProof/>
          <w:lang w:eastAsia="zh-CN"/>
        </w:rPr>
        <w:drawing>
          <wp:inline distT="0" distB="0" distL="0" distR="0" wp14:anchorId="2A73AEE3" wp14:editId="5BB7B762">
            <wp:extent cx="3578485" cy="3429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8485" cy="3429000"/>
                    </a:xfrm>
                    <a:prstGeom prst="rect">
                      <a:avLst/>
                    </a:prstGeom>
                  </pic:spPr>
                </pic:pic>
              </a:graphicData>
            </a:graphic>
          </wp:inline>
        </w:drawing>
      </w:r>
    </w:p>
    <w:p w14:paraId="00572048" w14:textId="77777777" w:rsidR="00527D9A" w:rsidRPr="008A2388" w:rsidRDefault="00527D9A" w:rsidP="00953353">
      <w:pPr>
        <w:rPr>
          <w:rFonts w:ascii="Arial" w:hAnsi="Arial" w:cs="Arial"/>
        </w:rPr>
      </w:pPr>
    </w:p>
    <w:p w14:paraId="297E298C" w14:textId="6BB6B858" w:rsidR="00700DE7" w:rsidRDefault="00BF671E" w:rsidP="00953353">
      <w:r w:rsidRPr="009A06EE">
        <w:rPr>
          <w:rFonts w:ascii="Arial" w:hAnsi="Arial" w:cs="Arial"/>
          <w:b/>
        </w:rPr>
        <w:t>Fig</w:t>
      </w:r>
      <w:r w:rsidR="00E64DC3" w:rsidRPr="009A06EE">
        <w:rPr>
          <w:rFonts w:ascii="Arial" w:hAnsi="Arial" w:cs="Arial"/>
          <w:b/>
        </w:rPr>
        <w:t>.</w:t>
      </w:r>
      <w:r w:rsidR="00147166" w:rsidRPr="009A06EE">
        <w:rPr>
          <w:rFonts w:ascii="Arial" w:hAnsi="Arial" w:cs="Arial"/>
          <w:b/>
        </w:rPr>
        <w:t xml:space="preserve"> S</w:t>
      </w:r>
      <w:r w:rsidR="00531F1A" w:rsidRPr="009A06EE">
        <w:rPr>
          <w:rFonts w:ascii="Arial" w:hAnsi="Arial" w:cs="Arial"/>
          <w:b/>
        </w:rPr>
        <w:t>6</w:t>
      </w:r>
      <w:r w:rsidR="00527D9A" w:rsidRPr="009A06EE">
        <w:rPr>
          <w:rFonts w:ascii="Arial" w:hAnsi="Arial" w:cs="Arial"/>
        </w:rPr>
        <w:t xml:space="preserve">. 2D NMR spectra of isolated compound. </w:t>
      </w:r>
      <w:r w:rsidR="009A06EE" w:rsidRPr="009A06EE">
        <w:rPr>
          <w:rFonts w:ascii="Arial" w:hAnsi="Arial" w:cs="Arial"/>
        </w:rPr>
        <w:t>(a)</w:t>
      </w:r>
      <w:r w:rsidR="00B2527C" w:rsidRPr="009A06EE">
        <w:rPr>
          <w:rFonts w:ascii="Arial" w:hAnsi="Arial" w:cs="Arial"/>
          <w:b/>
          <w:bCs/>
        </w:rPr>
        <w:t xml:space="preserve"> </w:t>
      </w:r>
      <w:r w:rsidR="00527D9A" w:rsidRPr="009A06EE">
        <w:rPr>
          <w:rFonts w:ascii="Arial" w:hAnsi="Arial" w:cs="Arial"/>
        </w:rPr>
        <w:t xml:space="preserve">1H-1H COSY; </w:t>
      </w:r>
      <w:r w:rsidR="009A06EE" w:rsidRPr="009A06EE">
        <w:rPr>
          <w:rFonts w:ascii="Arial" w:hAnsi="Arial" w:cs="Arial"/>
        </w:rPr>
        <w:t>(b)</w:t>
      </w:r>
      <w:r w:rsidR="00527D9A" w:rsidRPr="009A06EE">
        <w:rPr>
          <w:rFonts w:ascii="Arial" w:hAnsi="Arial" w:cs="Arial"/>
        </w:rPr>
        <w:t xml:space="preserve"> HSQC; </w:t>
      </w:r>
      <w:r w:rsidR="009A06EE" w:rsidRPr="009A06EE">
        <w:rPr>
          <w:rFonts w:ascii="Arial" w:hAnsi="Arial" w:cs="Arial"/>
        </w:rPr>
        <w:t xml:space="preserve">(c) </w:t>
      </w:r>
      <w:r w:rsidR="00527D9A" w:rsidRPr="009A06EE">
        <w:rPr>
          <w:rFonts w:ascii="Arial" w:hAnsi="Arial" w:cs="Arial"/>
        </w:rPr>
        <w:t>HMBC;</w:t>
      </w:r>
      <w:r w:rsidR="00527D9A" w:rsidRPr="009A06EE">
        <w:rPr>
          <w:rFonts w:ascii="Arial" w:hAnsi="Arial" w:cs="Arial"/>
          <w:b/>
          <w:bCs/>
          <w:color w:val="000000" w:themeColor="text1"/>
          <w:kern w:val="24"/>
        </w:rPr>
        <w:t xml:space="preserve"> </w:t>
      </w:r>
      <w:r w:rsidR="009A06EE" w:rsidRPr="009A06EE">
        <w:rPr>
          <w:rFonts w:ascii="Arial" w:hAnsi="Arial" w:cs="Arial"/>
          <w:color w:val="000000" w:themeColor="text1"/>
          <w:kern w:val="24"/>
        </w:rPr>
        <w:t>(d)</w:t>
      </w:r>
      <w:r w:rsidR="009A06EE" w:rsidRPr="009A06EE">
        <w:rPr>
          <w:rFonts w:ascii="Arial" w:hAnsi="Arial" w:cs="Arial"/>
          <w:b/>
          <w:bCs/>
          <w:color w:val="000000" w:themeColor="text1"/>
          <w:kern w:val="24"/>
        </w:rPr>
        <w:t xml:space="preserve"> </w:t>
      </w:r>
      <w:r w:rsidR="00527D9A" w:rsidRPr="009A06EE">
        <w:rPr>
          <w:rFonts w:ascii="Arial" w:hAnsi="Arial" w:cs="Arial"/>
        </w:rPr>
        <w:t>2D-NOESY</w:t>
      </w:r>
      <w:ins w:id="0" w:author="Ding,Yousong" w:date="2021-11-09T14:39:00Z">
        <w:r w:rsidR="00A55F7A" w:rsidRPr="009A06EE">
          <w:rPr>
            <w:rFonts w:ascii="Arial" w:hAnsi="Arial" w:cs="Arial"/>
          </w:rPr>
          <w:t>, in which</w:t>
        </w:r>
      </w:ins>
      <w:del w:id="1" w:author="Ding,Yousong" w:date="2021-11-09T14:39:00Z">
        <w:r w:rsidR="00527D9A" w:rsidRPr="009A06EE" w:rsidDel="00A55F7A">
          <w:rPr>
            <w:rFonts w:ascii="Arial" w:hAnsi="Arial" w:cs="Arial"/>
          </w:rPr>
          <w:delText xml:space="preserve">. </w:delText>
        </w:r>
      </w:del>
      <w:ins w:id="2" w:author="Ding,Yousong" w:date="2021-11-09T14:39:00Z">
        <w:r w:rsidR="00A55F7A" w:rsidRPr="009A06EE">
          <w:rPr>
            <w:rFonts w:ascii="Arial" w:hAnsi="Arial" w:cs="Arial"/>
          </w:rPr>
          <w:t xml:space="preserve"> </w:t>
        </w:r>
      </w:ins>
      <w:del w:id="3" w:author="Ding,Yousong" w:date="2021-11-09T14:40:00Z">
        <w:r w:rsidR="00527D9A" w:rsidRPr="009A06EE" w:rsidDel="00A55F7A">
          <w:rPr>
            <w:rFonts w:ascii="Arial" w:hAnsi="Arial" w:cs="Arial"/>
          </w:rPr>
          <w:delText>P</w:delText>
        </w:r>
      </w:del>
      <w:ins w:id="4" w:author="Ding,Yousong" w:date="2021-11-09T14:40:00Z">
        <w:r w:rsidR="00A55F7A" w:rsidRPr="009A06EE">
          <w:rPr>
            <w:rFonts w:ascii="Arial" w:hAnsi="Arial" w:cs="Arial"/>
          </w:rPr>
          <w:t>p</w:t>
        </w:r>
      </w:ins>
      <w:r w:rsidR="00527D9A" w:rsidRPr="009A06EE">
        <w:rPr>
          <w:rFonts w:ascii="Arial" w:hAnsi="Arial" w:cs="Arial"/>
        </w:rPr>
        <w:t xml:space="preserve">ositive and negative contours are highlighted in </w:t>
      </w:r>
      <w:ins w:id="5" w:author="Ding,Yousong" w:date="2021-11-09T14:40:00Z">
        <w:r w:rsidR="00A55F7A" w:rsidRPr="009A06EE">
          <w:rPr>
            <w:rFonts w:ascii="Arial" w:hAnsi="Arial" w:cs="Arial"/>
          </w:rPr>
          <w:t>grey</w:t>
        </w:r>
      </w:ins>
      <w:del w:id="6" w:author="Ding,Yousong" w:date="2021-11-09T14:40:00Z">
        <w:r w:rsidR="00527D9A" w:rsidRPr="009A06EE" w:rsidDel="00A55F7A">
          <w:rPr>
            <w:rFonts w:ascii="Arial" w:hAnsi="Arial" w:cs="Arial"/>
          </w:rPr>
          <w:delText>black</w:delText>
        </w:r>
      </w:del>
      <w:r w:rsidR="00527D9A" w:rsidRPr="009A06EE">
        <w:rPr>
          <w:rFonts w:ascii="Arial" w:hAnsi="Arial" w:cs="Arial"/>
        </w:rPr>
        <w:t xml:space="preserve"> and </w:t>
      </w:r>
      <w:del w:id="7" w:author="Ding,Yousong" w:date="2021-11-09T14:40:00Z">
        <w:r w:rsidR="00527D9A" w:rsidRPr="009A06EE" w:rsidDel="00A55F7A">
          <w:rPr>
            <w:rFonts w:ascii="Arial" w:hAnsi="Arial" w:cs="Arial"/>
          </w:rPr>
          <w:delText>green</w:delText>
        </w:r>
      </w:del>
      <w:ins w:id="8" w:author="Ding,Yousong" w:date="2021-11-09T14:40:00Z">
        <w:r w:rsidR="00A55F7A" w:rsidRPr="009A06EE">
          <w:rPr>
            <w:rFonts w:ascii="Arial" w:hAnsi="Arial" w:cs="Arial"/>
          </w:rPr>
          <w:t>red</w:t>
        </w:r>
      </w:ins>
      <w:r w:rsidR="00527D9A" w:rsidRPr="009A06EE">
        <w:rPr>
          <w:rFonts w:ascii="Arial" w:hAnsi="Arial" w:cs="Arial"/>
        </w:rPr>
        <w:t>, respectively</w:t>
      </w:r>
      <w:r w:rsidR="00527D9A" w:rsidRPr="008300AB">
        <w:rPr>
          <w:rFonts w:ascii="Arial" w:hAnsi="Arial" w:cs="Arial"/>
        </w:rPr>
        <w:t>.</w:t>
      </w:r>
    </w:p>
    <w:p w14:paraId="680CACF6" w14:textId="77777777" w:rsidR="001C6EDC" w:rsidRDefault="001C6EDC" w:rsidP="009A06EE">
      <w:r>
        <w:br w:type="page"/>
      </w:r>
    </w:p>
    <w:p w14:paraId="49543E12" w14:textId="77777777" w:rsidR="001C6EDC" w:rsidRDefault="001C6EDC" w:rsidP="00953353"/>
    <w:p w14:paraId="3FDE172D" w14:textId="77777777" w:rsidR="001C6EDC" w:rsidRDefault="001C6EDC" w:rsidP="00531F1A">
      <w:pPr>
        <w:jc w:val="center"/>
      </w:pPr>
      <w:r w:rsidRPr="001C6EDC">
        <w:rPr>
          <w:noProof/>
          <w:lang w:eastAsia="zh-CN"/>
        </w:rPr>
        <w:drawing>
          <wp:inline distT="0" distB="0" distL="0" distR="0" wp14:anchorId="7DECAB0C" wp14:editId="7B6AF260">
            <wp:extent cx="5943600" cy="1828165"/>
            <wp:effectExtent l="0" t="0" r="0" b="635"/>
            <wp:docPr id="10" name="Picture 4" descr="Schematic&#10;&#10;Description automatically generated">
              <a:extLst xmlns:a="http://schemas.openxmlformats.org/drawingml/2006/main">
                <a:ext uri="{FF2B5EF4-FFF2-40B4-BE49-F238E27FC236}">
                  <a16:creationId xmlns:a16="http://schemas.microsoft.com/office/drawing/2014/main" id="{1E72F74A-04ED-46CB-8B8D-185826C9ED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hematic&#10;&#10;Description automatically generated">
                      <a:extLst>
                        <a:ext uri="{FF2B5EF4-FFF2-40B4-BE49-F238E27FC236}">
                          <a16:creationId xmlns:a16="http://schemas.microsoft.com/office/drawing/2014/main" id="{1E72F74A-04ED-46CB-8B8D-185826C9ED4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462BDCA2" w14:textId="77777777" w:rsidR="001C6EDC" w:rsidRDefault="001C6EDC" w:rsidP="00953353"/>
    <w:p w14:paraId="1BBC110A" w14:textId="77777777" w:rsidR="001C6EDC" w:rsidRDefault="001C6EDC" w:rsidP="00953353">
      <w:pPr>
        <w:spacing w:line="360" w:lineRule="auto"/>
        <w:rPr>
          <w:rFonts w:ascii="Arial" w:hAnsi="Arial" w:cs="Arial"/>
          <w:b/>
          <w:bCs/>
          <w:highlight w:val="yellow"/>
        </w:rPr>
      </w:pPr>
    </w:p>
    <w:p w14:paraId="5ADC2E81" w14:textId="180A97E4" w:rsidR="00700DE7" w:rsidRPr="009A06EE" w:rsidRDefault="00BF671E" w:rsidP="009A06EE">
      <w:pPr>
        <w:rPr>
          <w:rFonts w:ascii="Arial" w:hAnsi="Arial" w:cs="Arial"/>
        </w:rPr>
      </w:pPr>
      <w:r w:rsidRPr="00892F8D">
        <w:rPr>
          <w:rFonts w:ascii="Arial" w:hAnsi="Arial" w:cs="Arial"/>
          <w:b/>
        </w:rPr>
        <w:t>Fig</w:t>
      </w:r>
      <w:r w:rsidR="00E64DC3">
        <w:rPr>
          <w:rFonts w:ascii="Arial" w:hAnsi="Arial" w:cs="Arial"/>
          <w:b/>
        </w:rPr>
        <w:t>.</w:t>
      </w:r>
      <w:r w:rsidR="00147166">
        <w:rPr>
          <w:rFonts w:ascii="Arial" w:hAnsi="Arial" w:cs="Arial"/>
          <w:b/>
        </w:rPr>
        <w:t xml:space="preserve"> S</w:t>
      </w:r>
      <w:r w:rsidR="00531F1A">
        <w:rPr>
          <w:rFonts w:ascii="Arial" w:hAnsi="Arial" w:cs="Arial"/>
          <w:b/>
        </w:rPr>
        <w:t>7</w:t>
      </w:r>
      <w:r w:rsidR="00E64DC3">
        <w:rPr>
          <w:rFonts w:ascii="Arial" w:hAnsi="Arial" w:cs="Arial"/>
          <w:b/>
        </w:rPr>
        <w:t>.</w:t>
      </w:r>
      <w:r w:rsidR="001C6EDC" w:rsidRPr="00EE3AAE">
        <w:rPr>
          <w:rFonts w:ascii="Arial" w:hAnsi="Arial" w:cs="Arial"/>
          <w:b/>
          <w:bCs/>
        </w:rPr>
        <w:t xml:space="preserve"> </w:t>
      </w:r>
      <w:r w:rsidR="001C6EDC" w:rsidRPr="00EE3AAE">
        <w:rPr>
          <w:rFonts w:ascii="Arial" w:hAnsi="Arial" w:cs="Arial"/>
        </w:rPr>
        <w:t xml:space="preserve">Proposed pathway for biosynthesis of isoscutellarein 8-glucuronide in </w:t>
      </w:r>
      <w:r w:rsidR="001C6EDC" w:rsidRPr="00EE3AAE">
        <w:rPr>
          <w:rFonts w:ascii="Arial" w:hAnsi="Arial" w:cs="Arial"/>
          <w:i/>
          <w:iCs/>
        </w:rPr>
        <w:t>Scutellaria</w:t>
      </w:r>
      <w:r w:rsidR="001C6EDC" w:rsidRPr="00EE3AAE">
        <w:rPr>
          <w:rFonts w:ascii="Arial" w:hAnsi="Arial" w:cs="Arial"/>
        </w:rPr>
        <w:t>.</w:t>
      </w:r>
      <w:r w:rsidR="00700DE7">
        <w:br w:type="page"/>
      </w:r>
    </w:p>
    <w:p w14:paraId="4BF0EED1" w14:textId="77777777" w:rsidR="00807908" w:rsidRDefault="00807908" w:rsidP="00953353"/>
    <w:p w14:paraId="7506AD9A" w14:textId="47A77D62" w:rsidR="00700DE7" w:rsidRDefault="00BF671E" w:rsidP="00953353">
      <w:pPr>
        <w:rPr>
          <w:rFonts w:ascii="Arial" w:hAnsi="Arial" w:cs="Arial"/>
        </w:rPr>
      </w:pPr>
      <w:r>
        <w:rPr>
          <w:rFonts w:ascii="Arial" w:hAnsi="Arial" w:cs="Arial"/>
          <w:b/>
          <w:bCs/>
        </w:rPr>
        <w:t>Table</w:t>
      </w:r>
      <w:r w:rsidR="00147166">
        <w:rPr>
          <w:rFonts w:ascii="Arial" w:hAnsi="Arial" w:cs="Arial"/>
          <w:b/>
          <w:bCs/>
        </w:rPr>
        <w:t xml:space="preserve"> S1</w:t>
      </w:r>
      <w:r w:rsidR="00700DE7" w:rsidRPr="00165C0C">
        <w:rPr>
          <w:rFonts w:ascii="Arial" w:hAnsi="Arial" w:cs="Arial"/>
        </w:rPr>
        <w:t xml:space="preserve">. Comparison of </w:t>
      </w:r>
      <w:r w:rsidR="00700DE7" w:rsidRPr="00165C0C">
        <w:rPr>
          <w:rFonts w:ascii="Arial" w:hAnsi="Arial" w:cs="Arial"/>
          <w:vertAlign w:val="superscript"/>
        </w:rPr>
        <w:t>1</w:t>
      </w:r>
      <w:r w:rsidR="00700DE7" w:rsidRPr="00165C0C">
        <w:rPr>
          <w:rFonts w:ascii="Arial" w:hAnsi="Arial" w:cs="Arial"/>
        </w:rPr>
        <w:t>H (600 MHz, DMSO-d</w:t>
      </w:r>
      <w:r w:rsidR="00700DE7" w:rsidRPr="00165C0C">
        <w:rPr>
          <w:rFonts w:ascii="Arial" w:hAnsi="Arial" w:cs="Arial"/>
          <w:vertAlign w:val="subscript"/>
        </w:rPr>
        <w:t>6</w:t>
      </w:r>
      <w:r w:rsidR="00700DE7" w:rsidRPr="00165C0C">
        <w:rPr>
          <w:rFonts w:ascii="Arial" w:hAnsi="Arial" w:cs="Arial"/>
        </w:rPr>
        <w:t xml:space="preserve">) chemical shifts of </w:t>
      </w:r>
      <w:r w:rsidR="00623586">
        <w:rPr>
          <w:rFonts w:ascii="Arial" w:hAnsi="Arial" w:cs="Arial"/>
        </w:rPr>
        <w:t>unknown compound</w:t>
      </w:r>
      <w:del w:id="9" w:author="Bryce Askey" w:date="2021-11-17T21:05:00Z">
        <w:r w:rsidR="00623586" w:rsidDel="002A4F0B">
          <w:rPr>
            <w:rFonts w:ascii="Arial" w:hAnsi="Arial" w:cs="Arial"/>
          </w:rPr>
          <w:delText xml:space="preserve"> </w:delText>
        </w:r>
        <w:r w:rsidR="00700DE7" w:rsidRPr="00165C0C" w:rsidDel="002A4F0B">
          <w:rPr>
            <w:rFonts w:ascii="Arial" w:hAnsi="Arial" w:cs="Arial"/>
          </w:rPr>
          <w:delText>and</w:delText>
        </w:r>
      </w:del>
      <w:ins w:id="10" w:author="Bryce Askey" w:date="2021-11-17T21:05:00Z">
        <w:r w:rsidR="002A4F0B">
          <w:rPr>
            <w:rFonts w:ascii="Arial" w:hAnsi="Arial" w:cs="Arial"/>
          </w:rPr>
          <w:t xml:space="preserve"> with </w:t>
        </w:r>
      </w:ins>
      <w:ins w:id="11" w:author="Bryce Askey" w:date="2021-11-17T20:57:00Z">
        <w:r w:rsidR="00EB59CF">
          <w:rPr>
            <w:rFonts w:ascii="Arial" w:hAnsi="Arial" w:cs="Arial"/>
          </w:rPr>
          <w:t>those previously published for</w:t>
        </w:r>
      </w:ins>
      <w:r w:rsidR="00700DE7" w:rsidRPr="00165C0C">
        <w:rPr>
          <w:rFonts w:ascii="Arial" w:hAnsi="Arial" w:cs="Arial"/>
        </w:rPr>
        <w:t xml:space="preserve"> scutellarin</w:t>
      </w:r>
      <w:ins w:id="12" w:author="Bryce Askey" w:date="2021-11-17T20:59:00Z">
        <w:r w:rsidR="00EB59CF">
          <w:rPr>
            <w:rFonts w:ascii="Arial" w:hAnsi="Arial" w:cs="Arial"/>
            <w:vertAlign w:val="superscript"/>
          </w:rPr>
          <w:t>1</w:t>
        </w:r>
      </w:ins>
      <w:r w:rsidR="00EE3AAE">
        <w:rPr>
          <w:rFonts w:ascii="Arial" w:hAnsi="Arial" w:cs="Arial"/>
        </w:rPr>
        <w:t>.</w:t>
      </w:r>
    </w:p>
    <w:tbl>
      <w:tblPr>
        <w:tblW w:w="8270" w:type="dxa"/>
        <w:tblCellMar>
          <w:left w:w="0" w:type="dxa"/>
          <w:right w:w="0" w:type="dxa"/>
        </w:tblCellMar>
        <w:tblLook w:val="04A0" w:firstRow="1" w:lastRow="0" w:firstColumn="1" w:lastColumn="0" w:noHBand="0" w:noVBand="1"/>
      </w:tblPr>
      <w:tblGrid>
        <w:gridCol w:w="1720"/>
        <w:gridCol w:w="3920"/>
        <w:gridCol w:w="2630"/>
      </w:tblGrid>
      <w:tr w:rsidR="00700DE7" w:rsidRPr="00165C0C" w14:paraId="79A0F2AC" w14:textId="77777777" w:rsidTr="008D5C53">
        <w:trPr>
          <w:trHeight w:hRule="exact" w:val="360"/>
        </w:trPr>
        <w:tc>
          <w:tcPr>
            <w:tcW w:w="1720" w:type="dxa"/>
            <w:tcBorders>
              <w:top w:val="single" w:sz="8" w:space="0" w:color="000000"/>
              <w:left w:val="single" w:sz="8" w:space="0" w:color="FFFFFF"/>
              <w:bottom w:val="nil"/>
              <w:right w:val="single" w:sz="8" w:space="0" w:color="FFFFFF"/>
            </w:tcBorders>
            <w:shd w:val="clear" w:color="auto" w:fill="auto"/>
            <w:tcMar>
              <w:top w:w="0" w:type="dxa"/>
              <w:left w:w="0" w:type="dxa"/>
              <w:bottom w:w="0" w:type="dxa"/>
              <w:right w:w="0" w:type="dxa"/>
            </w:tcMar>
            <w:vAlign w:val="center"/>
            <w:hideMark/>
          </w:tcPr>
          <w:p w14:paraId="32289E7E" w14:textId="77777777" w:rsidR="00700DE7" w:rsidRPr="00165C0C" w:rsidRDefault="00700DE7" w:rsidP="00953353">
            <w:pPr>
              <w:rPr>
                <w:rFonts w:ascii="Arial" w:hAnsi="Arial" w:cs="Arial"/>
              </w:rPr>
            </w:pPr>
          </w:p>
        </w:tc>
        <w:tc>
          <w:tcPr>
            <w:tcW w:w="392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5B550477" w14:textId="77777777" w:rsidR="00700DE7" w:rsidRPr="00165C0C" w:rsidRDefault="00623586" w:rsidP="00953353">
            <w:pPr>
              <w:rPr>
                <w:rFonts w:ascii="Arial" w:hAnsi="Arial" w:cs="Arial"/>
              </w:rPr>
            </w:pPr>
            <w:r>
              <w:rPr>
                <w:rFonts w:ascii="Arial" w:hAnsi="Arial" w:cs="Arial"/>
              </w:rPr>
              <w:t>Unknown</w:t>
            </w:r>
            <w:r w:rsidR="00700DE7" w:rsidRPr="00165C0C">
              <w:rPr>
                <w:rFonts w:ascii="Arial" w:hAnsi="Arial" w:cs="Arial"/>
              </w:rPr>
              <w:t xml:space="preserve"> compound</w:t>
            </w:r>
            <w:ins w:id="13" w:author="Ding,Yousong" w:date="2021-11-09T22:53:00Z">
              <w:r w:rsidR="001042F7">
                <w:rPr>
                  <w:rFonts w:ascii="Arial" w:hAnsi="Arial" w:cs="Arial"/>
                </w:rPr>
                <w:t>*</w:t>
              </w:r>
            </w:ins>
          </w:p>
        </w:tc>
        <w:tc>
          <w:tcPr>
            <w:tcW w:w="263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67992803" w14:textId="77777777" w:rsidR="00700DE7" w:rsidRPr="00165C0C" w:rsidRDefault="00700DE7" w:rsidP="00953353">
            <w:pPr>
              <w:rPr>
                <w:rFonts w:ascii="Arial" w:hAnsi="Arial" w:cs="Arial"/>
              </w:rPr>
            </w:pPr>
            <w:r w:rsidRPr="00165C0C">
              <w:rPr>
                <w:rFonts w:ascii="Arial" w:hAnsi="Arial" w:cs="Arial"/>
              </w:rPr>
              <w:t>Scutellarin</w:t>
            </w:r>
            <w:r w:rsidR="00EE3AAE">
              <w:rPr>
                <w:rFonts w:ascii="Arial" w:hAnsi="Arial" w:cs="Arial"/>
              </w:rPr>
              <w:fldChar w:fldCharType="begin"/>
            </w:r>
            <w:r w:rsidR="00EE3AAE">
              <w:rPr>
                <w:rFonts w:ascii="Arial" w:hAnsi="Arial" w:cs="Arial"/>
              </w:rPr>
              <w:instrText xml:space="preserve"> ADDIN ZOTERO_ITEM CSL_CITATION {"citationID":"9ktBkerZ","properties":{"formattedCitation":"\\super 1\\nosupersub{}","plainCitation":"1","noteIndex":0},"citationItems":[{"id":3570,"uris":["http://zotero.org/users/local/cnH8q64l/items/UCBFUDDI"],"uri":["http://zotero.org/users/local/cnH8q64l/items/UCBFUDDI"],"itemData":{"id":3570,"type":"article-journal","abstract":"The objective of the present study was to develop the selection criteria of proton signals for the determination of scutellarin using quantitative nuclear magnetic resonance (qNMR), which is the main bioactive compound in breviscapine preparations for the treatment of cerebrovascular disease. The methyl singlet signal of 3-(trimethylsilyl)propionic-2,2,3,3-d4 acid sodium salt was selected as the internal standard for quantification. The molar concentration of scutellarin was determined by employing different proton signals. To obtain optimum proton signals for the quantification, different combinations of proton signals were investigated accord</w:instrText>
            </w:r>
            <w:r w:rsidR="00EE3AAE">
              <w:rPr>
                <w:rFonts w:ascii="Arial" w:hAnsi="Arial" w:cs="Arial" w:hint="eastAsia"/>
              </w:rPr>
              <w:instrText>ing to two selection criteria: the recovery rate of qNMR method and quantitative results compared with those obtained with ultra-performance liquid chromatography. As a result, the chemical shift of H-2</w:instrText>
            </w:r>
            <w:r w:rsidR="00EE3AAE">
              <w:rPr>
                <w:rFonts w:ascii="Arial" w:hAnsi="Arial" w:cs="Arial" w:hint="eastAsia"/>
              </w:rPr>
              <w:instrText>′</w:instrText>
            </w:r>
            <w:r w:rsidR="00EE3AAE">
              <w:rPr>
                <w:rFonts w:ascii="Arial" w:hAnsi="Arial" w:cs="Arial" w:hint="eastAsia"/>
              </w:rPr>
              <w:instrText xml:space="preserve"> and H-6</w:instrText>
            </w:r>
            <w:r w:rsidR="00EE3AAE">
              <w:rPr>
                <w:rFonts w:ascii="Arial" w:hAnsi="Arial" w:cs="Arial" w:hint="eastAsia"/>
              </w:rPr>
              <w:instrText>′</w:instrText>
            </w:r>
            <w:r w:rsidR="00EE3AAE">
              <w:rPr>
                <w:rFonts w:ascii="Arial" w:hAnsi="Arial" w:cs="Arial" w:hint="eastAsia"/>
              </w:rPr>
              <w:instrText xml:space="preserve"> at </w:instrText>
            </w:r>
            <w:r w:rsidR="00EE3AAE">
              <w:rPr>
                <w:rFonts w:ascii="Arial" w:hAnsi="Arial" w:cs="Arial" w:hint="eastAsia"/>
              </w:rPr>
              <w:instrText>δ</w:instrText>
            </w:r>
            <w:r w:rsidR="00EE3AAE">
              <w:rPr>
                <w:rFonts w:ascii="Arial" w:hAnsi="Arial" w:cs="Arial" w:hint="eastAsia"/>
              </w:rPr>
              <w:instrText xml:space="preserve"> 7.88 was demonstrated as the most sui</w:instrText>
            </w:r>
            <w:r w:rsidR="00EE3AAE">
              <w:rPr>
                <w:rFonts w:ascii="Arial" w:hAnsi="Arial" w:cs="Arial"/>
              </w:rPr>
              <w:instrText xml:space="preserve">table signal with excellent linearity range, precision, and recovery for determining scutellarin in breviscapine preparations from different manufacturers, batch numbers, and dosage forms. Hierarchical cluster analysis was employed to evaluate the determination results. The results demonstrated that the selection criteria of proton signals established in this work were reliable for the qNMR study of scutellarin in breviscapine preparations.","container-title":"Journal of Food and Drug Analysis","DOI":"10.1016/j.jfda.2015.12.004","ISSN":"1021-9498","issue":"2","journalAbbreviation":"Journal of Food and Drug Analysis","language":"en","page":"392-398","source":"ScienceDirect","title":"Determination of scutellarin in breviscapine preparations using quantitative proton nuclear magnetic resonance spectroscopy","volume":"24","author":[{"family":"Jiang","given":"Zhenzuo"},{"family":"Yang","given":"Jing"},{"family":"Jiao","given":"Yujiao"},{"family":"Li","given":"Wayne"},{"family":"Chai","given":"Xin"},{"family":"Zhang","given":"Lei"},{"family":"Jiang","given":"Miaomiao"},{"family":"Wang","given":"Yuefei"}],"issued":{"date-parts":[["2016",4,1]]}}}],"schema":"https://github.com/citation-style-language/schema/raw/master/csl-citation.json"} </w:instrText>
            </w:r>
            <w:r w:rsidR="00EE3AAE">
              <w:rPr>
                <w:rFonts w:ascii="Arial" w:hAnsi="Arial" w:cs="Arial"/>
              </w:rPr>
              <w:fldChar w:fldCharType="separate"/>
            </w:r>
            <w:r w:rsidR="00EE3AAE" w:rsidRPr="00EE3AAE">
              <w:rPr>
                <w:rFonts w:ascii="Arial" w:hAnsi="Arial" w:cs="Arial"/>
                <w:vertAlign w:val="superscript"/>
              </w:rPr>
              <w:t>1</w:t>
            </w:r>
            <w:r w:rsidR="00EE3AAE">
              <w:rPr>
                <w:rFonts w:ascii="Arial" w:hAnsi="Arial" w:cs="Arial"/>
              </w:rPr>
              <w:fldChar w:fldCharType="end"/>
            </w:r>
            <w:r w:rsidRPr="00165C0C">
              <w:rPr>
                <w:rFonts w:ascii="Arial" w:hAnsi="Arial" w:cs="Arial"/>
              </w:rPr>
              <w:t xml:space="preserve"> </w:t>
            </w:r>
          </w:p>
        </w:tc>
      </w:tr>
      <w:tr w:rsidR="00700DE7" w:rsidRPr="00165C0C" w14:paraId="3CC24E63" w14:textId="77777777" w:rsidTr="008D5C53">
        <w:trPr>
          <w:trHeight w:hRule="exact" w:val="360"/>
        </w:trPr>
        <w:tc>
          <w:tcPr>
            <w:tcW w:w="1720" w:type="dxa"/>
            <w:tcBorders>
              <w:top w:val="nil"/>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2E8AACCB" w14:textId="77777777" w:rsidR="00700DE7" w:rsidRPr="00165C0C" w:rsidRDefault="00700DE7" w:rsidP="00953353">
            <w:pPr>
              <w:rPr>
                <w:rFonts w:ascii="Arial" w:hAnsi="Arial" w:cs="Arial"/>
              </w:rPr>
            </w:pPr>
            <w:r w:rsidRPr="00165C0C">
              <w:rPr>
                <w:rFonts w:ascii="Arial" w:hAnsi="Arial" w:cs="Arial"/>
              </w:rPr>
              <w:t>Position</w:t>
            </w:r>
            <w:r w:rsidRPr="00165C0C">
              <w:rPr>
                <w:rFonts w:ascii="Arial" w:hAnsi="Arial" w:cs="Arial"/>
                <w:b/>
                <w:bCs/>
              </w:rPr>
              <w:t xml:space="preserve"> </w:t>
            </w:r>
          </w:p>
        </w:tc>
        <w:tc>
          <w:tcPr>
            <w:tcW w:w="392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1913A869" w14:textId="77777777" w:rsidR="00700DE7" w:rsidRPr="00165C0C" w:rsidRDefault="00700DE7"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mult, </w:t>
            </w:r>
            <w:r w:rsidRPr="00165C0C">
              <w:rPr>
                <w:rFonts w:ascii="Arial" w:hAnsi="Arial" w:cs="Arial"/>
                <w:i/>
                <w:iCs/>
              </w:rPr>
              <w:t xml:space="preserve">J </w:t>
            </w:r>
            <w:r w:rsidRPr="00165C0C">
              <w:rPr>
                <w:rFonts w:ascii="Arial" w:hAnsi="Arial" w:cs="Arial"/>
              </w:rPr>
              <w:t>in Hz)</w:t>
            </w:r>
          </w:p>
        </w:tc>
        <w:tc>
          <w:tcPr>
            <w:tcW w:w="2630" w:type="dxa"/>
            <w:tcBorders>
              <w:top w:val="single" w:sz="8" w:space="0" w:color="000000"/>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2230949F" w14:textId="77777777" w:rsidR="00700DE7" w:rsidRPr="00165C0C" w:rsidRDefault="00700DE7"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mult, </w:t>
            </w:r>
            <w:r w:rsidRPr="00165C0C">
              <w:rPr>
                <w:rFonts w:ascii="Arial" w:hAnsi="Arial" w:cs="Arial"/>
                <w:i/>
                <w:iCs/>
              </w:rPr>
              <w:t>J</w:t>
            </w:r>
            <w:r w:rsidRPr="00165C0C">
              <w:rPr>
                <w:rFonts w:ascii="Arial" w:hAnsi="Arial" w:cs="Arial"/>
              </w:rPr>
              <w:t xml:space="preserve"> in Hz)</w:t>
            </w:r>
          </w:p>
        </w:tc>
      </w:tr>
      <w:tr w:rsidR="00700DE7" w:rsidRPr="00165C0C" w14:paraId="3BBC9BFF" w14:textId="77777777" w:rsidTr="008D5C53">
        <w:trPr>
          <w:trHeight w:hRule="exact" w:val="360"/>
        </w:trPr>
        <w:tc>
          <w:tcPr>
            <w:tcW w:w="172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545EF67"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6FE082D" w14:textId="77777777" w:rsidR="00700DE7" w:rsidRPr="00165C0C" w:rsidRDefault="00700DE7" w:rsidP="00953353">
            <w:pPr>
              <w:rPr>
                <w:rFonts w:ascii="Arial" w:hAnsi="Arial" w:cs="Arial"/>
              </w:rPr>
            </w:pPr>
            <w:r w:rsidRPr="00165C0C">
              <w:rPr>
                <w:rFonts w:ascii="Arial" w:hAnsi="Arial" w:cs="Arial"/>
              </w:rPr>
              <w:t>6.83 (1H, s)</w:t>
            </w:r>
          </w:p>
        </w:tc>
        <w:tc>
          <w:tcPr>
            <w:tcW w:w="2630" w:type="dxa"/>
            <w:tcBorders>
              <w:top w:val="single" w:sz="8" w:space="0" w:color="000000"/>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3A8C844F" w14:textId="77777777" w:rsidR="00700DE7" w:rsidRPr="00165C0C" w:rsidRDefault="00700DE7" w:rsidP="00953353">
            <w:pPr>
              <w:rPr>
                <w:rFonts w:ascii="Arial" w:hAnsi="Arial" w:cs="Arial"/>
              </w:rPr>
            </w:pPr>
            <w:r w:rsidRPr="00165C0C">
              <w:rPr>
                <w:rFonts w:ascii="Arial" w:hAnsi="Arial" w:cs="Arial"/>
              </w:rPr>
              <w:t>6.82 (1H, s)</w:t>
            </w:r>
          </w:p>
        </w:tc>
      </w:tr>
      <w:tr w:rsidR="00700DE7" w:rsidRPr="00165C0C" w14:paraId="1E2A414C"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DB9628C"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C0677B0" w14:textId="77777777" w:rsidR="00700DE7" w:rsidRPr="00165C0C" w:rsidRDefault="00700DE7" w:rsidP="00953353">
            <w:pPr>
              <w:rPr>
                <w:rFonts w:ascii="Arial" w:hAnsi="Arial" w:cs="Arial"/>
              </w:rPr>
            </w:pPr>
            <w:r w:rsidRPr="00165C0C">
              <w:rPr>
                <w:rFonts w:ascii="Arial" w:hAnsi="Arial" w:cs="Arial"/>
              </w:rPr>
              <w:t>12.82 (OH, br, s)</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F2A8B2D" w14:textId="77777777" w:rsidR="00700DE7" w:rsidRPr="00165C0C" w:rsidRDefault="00700DE7" w:rsidP="00953353">
            <w:pPr>
              <w:rPr>
                <w:rFonts w:ascii="Arial" w:hAnsi="Arial" w:cs="Arial"/>
              </w:rPr>
            </w:pPr>
            <w:r w:rsidRPr="00165C0C">
              <w:rPr>
                <w:rFonts w:ascii="Arial" w:hAnsi="Arial" w:cs="Arial"/>
              </w:rPr>
              <w:t>12.74 (1H, br s)</w:t>
            </w:r>
          </w:p>
        </w:tc>
      </w:tr>
      <w:tr w:rsidR="00700DE7" w:rsidRPr="00165C0C" w14:paraId="3E6AAA8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617D581" w14:textId="77777777" w:rsidR="00700DE7" w:rsidRPr="00165C0C" w:rsidRDefault="00700DE7" w:rsidP="00953353">
            <w:pPr>
              <w:rPr>
                <w:rFonts w:ascii="Arial" w:hAnsi="Arial" w:cs="Arial"/>
              </w:rPr>
            </w:pPr>
            <w:r w:rsidRPr="00165C0C">
              <w:rPr>
                <w:rFonts w:ascii="Arial" w:hAnsi="Arial" w:cs="Arial"/>
                <w:b/>
                <w:bCs/>
              </w:rPr>
              <w:t>6</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B6687FB"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77BAB62" w14:textId="77777777" w:rsidR="00700DE7" w:rsidRPr="00165C0C" w:rsidRDefault="00700DE7" w:rsidP="00953353">
            <w:pPr>
              <w:rPr>
                <w:rFonts w:ascii="Arial" w:hAnsi="Arial" w:cs="Arial"/>
              </w:rPr>
            </w:pPr>
            <w:r w:rsidRPr="00165C0C">
              <w:rPr>
                <w:rFonts w:ascii="Arial" w:hAnsi="Arial" w:cs="Arial"/>
              </w:rPr>
              <w:t>8.59 (OH, br s)</w:t>
            </w:r>
          </w:p>
        </w:tc>
      </w:tr>
      <w:tr w:rsidR="00700DE7" w:rsidRPr="00165C0C" w14:paraId="1764D849"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D1D451B" w14:textId="77777777" w:rsidR="00700DE7" w:rsidRPr="00165C0C" w:rsidRDefault="00700DE7" w:rsidP="00953353">
            <w:pPr>
              <w:rPr>
                <w:rFonts w:ascii="Arial" w:hAnsi="Arial" w:cs="Arial"/>
              </w:rPr>
            </w:pPr>
            <w:r w:rsidRPr="00165C0C">
              <w:rPr>
                <w:rFonts w:ascii="Arial" w:hAnsi="Arial" w:cs="Arial"/>
                <w:b/>
                <w:bCs/>
              </w:rPr>
              <w:t>7</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6F0CF8A"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F56937C" w14:textId="77777777" w:rsidR="00700DE7" w:rsidRPr="00165C0C" w:rsidRDefault="00700DE7" w:rsidP="00953353">
            <w:pPr>
              <w:rPr>
                <w:rFonts w:ascii="Arial" w:hAnsi="Arial" w:cs="Arial"/>
              </w:rPr>
            </w:pPr>
          </w:p>
        </w:tc>
      </w:tr>
      <w:tr w:rsidR="00700DE7" w:rsidRPr="00165C0C" w14:paraId="15B02DD5"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2CA3300" w14:textId="77777777" w:rsidR="00700DE7" w:rsidRPr="00165C0C" w:rsidRDefault="00700DE7" w:rsidP="00953353">
            <w:pPr>
              <w:rPr>
                <w:rFonts w:ascii="Arial" w:hAnsi="Arial" w:cs="Arial"/>
              </w:rPr>
            </w:pPr>
            <w:r w:rsidRPr="00165C0C">
              <w:rPr>
                <w:rFonts w:ascii="Arial" w:hAnsi="Arial" w:cs="Arial"/>
                <w:b/>
                <w:bCs/>
              </w:rPr>
              <w:t>8</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2134F9A" w14:textId="77777777" w:rsidR="00700DE7" w:rsidRPr="00165C0C" w:rsidRDefault="00700DE7" w:rsidP="00953353">
            <w:pPr>
              <w:rPr>
                <w:rFonts w:ascii="Arial" w:hAnsi="Arial" w:cs="Arial"/>
              </w:rPr>
            </w:pP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9E1C785" w14:textId="77777777" w:rsidR="00700DE7" w:rsidRPr="00165C0C" w:rsidRDefault="00700DE7" w:rsidP="00953353">
            <w:pPr>
              <w:rPr>
                <w:rFonts w:ascii="Arial" w:hAnsi="Arial" w:cs="Arial"/>
              </w:rPr>
            </w:pPr>
            <w:r w:rsidRPr="00165C0C">
              <w:rPr>
                <w:rFonts w:ascii="Arial" w:hAnsi="Arial" w:cs="Arial"/>
              </w:rPr>
              <w:t>6.99 (1H, s)</w:t>
            </w:r>
          </w:p>
        </w:tc>
      </w:tr>
      <w:tr w:rsidR="00700DE7" w:rsidRPr="00165C0C" w14:paraId="1D7489B8"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2DB092A" w14:textId="77777777" w:rsidR="00700DE7" w:rsidRPr="00165C0C" w:rsidRDefault="00700DE7" w:rsidP="00953353">
            <w:pPr>
              <w:rPr>
                <w:rFonts w:ascii="Arial" w:hAnsi="Arial" w:cs="Arial"/>
              </w:rPr>
            </w:pPr>
            <w:r w:rsidRPr="00165C0C">
              <w:rPr>
                <w:rFonts w:ascii="Arial" w:hAnsi="Arial" w:cs="Arial"/>
                <w:b/>
                <w:bCs/>
              </w:rPr>
              <w:t>2'</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7FB605B" w14:textId="77777777" w:rsidR="00700DE7" w:rsidRPr="00165C0C" w:rsidRDefault="00700DE7"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1AC6392" w14:textId="77777777" w:rsidR="00700DE7" w:rsidRPr="00165C0C" w:rsidRDefault="00700DE7" w:rsidP="00953353">
            <w:pPr>
              <w:rPr>
                <w:rFonts w:ascii="Arial" w:hAnsi="Arial" w:cs="Arial"/>
              </w:rPr>
            </w:pPr>
            <w:r w:rsidRPr="00165C0C">
              <w:rPr>
                <w:rFonts w:ascii="Arial" w:hAnsi="Arial" w:cs="Arial"/>
                <w:lang w:val="pt-BR"/>
              </w:rPr>
              <w:t xml:space="preserve">7.93 (2H, d, </w:t>
            </w:r>
            <w:r w:rsidRPr="00165C0C">
              <w:rPr>
                <w:rFonts w:ascii="Arial" w:hAnsi="Arial" w:cs="Arial"/>
                <w:i/>
                <w:lang w:val="pt-BR"/>
              </w:rPr>
              <w:t>J</w:t>
            </w:r>
            <w:r w:rsidRPr="00165C0C">
              <w:rPr>
                <w:rFonts w:ascii="Arial" w:hAnsi="Arial" w:cs="Arial"/>
                <w:lang w:val="pt-BR"/>
              </w:rPr>
              <w:t xml:space="preserve"> = 9.0 Hz) </w:t>
            </w:r>
          </w:p>
        </w:tc>
      </w:tr>
      <w:tr w:rsidR="00700DE7" w:rsidRPr="00165C0C" w14:paraId="0408209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AD41BBB"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6389E23" w14:textId="77777777" w:rsidR="00700DE7" w:rsidRPr="00165C0C" w:rsidRDefault="00700DE7"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5179050" w14:textId="77777777" w:rsidR="00700DE7" w:rsidRPr="00165C0C" w:rsidRDefault="00700DE7" w:rsidP="00953353">
            <w:pPr>
              <w:rPr>
                <w:rFonts w:ascii="Arial" w:hAnsi="Arial" w:cs="Arial"/>
              </w:rPr>
            </w:pPr>
            <w:r w:rsidRPr="00165C0C">
              <w:rPr>
                <w:rFonts w:ascii="Arial" w:hAnsi="Arial" w:cs="Arial"/>
                <w:lang w:val="pt-BR"/>
              </w:rPr>
              <w:t xml:space="preserve">6.98 (2H, d, </w:t>
            </w:r>
            <w:r w:rsidRPr="00165C0C">
              <w:rPr>
                <w:rFonts w:ascii="Arial" w:hAnsi="Arial" w:cs="Arial"/>
                <w:i/>
                <w:lang w:val="pt-BR"/>
              </w:rPr>
              <w:t>J</w:t>
            </w:r>
            <w:r w:rsidRPr="00165C0C">
              <w:rPr>
                <w:rFonts w:ascii="Arial" w:hAnsi="Arial" w:cs="Arial"/>
                <w:lang w:val="pt-BR"/>
              </w:rPr>
              <w:t xml:space="preserve"> = 9.0 Hz)</w:t>
            </w:r>
          </w:p>
        </w:tc>
      </w:tr>
      <w:tr w:rsidR="00700DE7" w:rsidRPr="00165C0C" w14:paraId="7E3C574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6D7C874" w14:textId="77777777" w:rsidR="00700DE7" w:rsidRPr="00165C0C" w:rsidRDefault="00700DE7" w:rsidP="00953353">
            <w:pPr>
              <w:rPr>
                <w:rFonts w:ascii="Arial" w:hAnsi="Arial" w:cs="Arial"/>
              </w:rPr>
            </w:pPr>
            <w:r w:rsidRPr="00165C0C">
              <w:rPr>
                <w:rFonts w:ascii="Arial" w:hAnsi="Arial" w:cs="Arial"/>
                <w:b/>
                <w:bCs/>
              </w:rPr>
              <w:t>4'</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F31E46D" w14:textId="77777777" w:rsidR="00700DE7" w:rsidRPr="00165C0C" w:rsidRDefault="00700DE7" w:rsidP="00953353">
            <w:pPr>
              <w:rPr>
                <w:rFonts w:ascii="Arial" w:hAnsi="Arial" w:cs="Arial"/>
              </w:rPr>
            </w:pPr>
            <w:r w:rsidRPr="00165C0C">
              <w:rPr>
                <w:rFonts w:ascii="Arial" w:hAnsi="Arial" w:cs="Arial"/>
              </w:rPr>
              <w:t>10.34 (OH, br, s)</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8152515" w14:textId="77777777" w:rsidR="00700DE7" w:rsidRPr="00165C0C" w:rsidRDefault="00700DE7" w:rsidP="00953353">
            <w:pPr>
              <w:rPr>
                <w:rFonts w:ascii="Arial" w:hAnsi="Arial" w:cs="Arial"/>
              </w:rPr>
            </w:pPr>
            <w:r w:rsidRPr="00165C0C">
              <w:rPr>
                <w:rFonts w:ascii="Arial" w:hAnsi="Arial" w:cs="Arial"/>
              </w:rPr>
              <w:t>10.36 (1H, br s)</w:t>
            </w:r>
          </w:p>
        </w:tc>
      </w:tr>
      <w:tr w:rsidR="00700DE7" w:rsidRPr="00165C0C" w14:paraId="35617056"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BEDA8B7"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76E77FC" w14:textId="77777777" w:rsidR="00700DE7" w:rsidRPr="00165C0C" w:rsidRDefault="00700DE7"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3FDA9A2" w14:textId="77777777" w:rsidR="00700DE7" w:rsidRPr="00165C0C" w:rsidRDefault="00700DE7" w:rsidP="00953353">
            <w:pPr>
              <w:rPr>
                <w:rFonts w:ascii="Arial" w:hAnsi="Arial" w:cs="Arial"/>
              </w:rPr>
            </w:pPr>
            <w:r w:rsidRPr="00165C0C">
              <w:rPr>
                <w:rFonts w:ascii="Arial" w:hAnsi="Arial" w:cs="Arial"/>
                <w:lang w:val="pt-BR"/>
              </w:rPr>
              <w:t xml:space="preserve">6.98 (2H, d, </w:t>
            </w:r>
            <w:r w:rsidRPr="00165C0C">
              <w:rPr>
                <w:rFonts w:ascii="Arial" w:hAnsi="Arial" w:cs="Arial"/>
                <w:i/>
                <w:lang w:val="pt-BR"/>
              </w:rPr>
              <w:t>J</w:t>
            </w:r>
            <w:r w:rsidRPr="00165C0C">
              <w:rPr>
                <w:rFonts w:ascii="Arial" w:hAnsi="Arial" w:cs="Arial"/>
                <w:lang w:val="pt-BR"/>
              </w:rPr>
              <w:t xml:space="preserve"> = 9.0 Hz)</w:t>
            </w:r>
          </w:p>
        </w:tc>
      </w:tr>
      <w:tr w:rsidR="00700DE7" w:rsidRPr="00165C0C" w14:paraId="374CE70A"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61F6DD4" w14:textId="77777777" w:rsidR="00700DE7" w:rsidRPr="00165C0C" w:rsidRDefault="00700DE7" w:rsidP="00953353">
            <w:pPr>
              <w:rPr>
                <w:rFonts w:ascii="Arial" w:hAnsi="Arial" w:cs="Arial"/>
              </w:rPr>
            </w:pPr>
            <w:r w:rsidRPr="00165C0C">
              <w:rPr>
                <w:rFonts w:ascii="Arial" w:hAnsi="Arial" w:cs="Arial"/>
                <w:b/>
                <w:bCs/>
              </w:rPr>
              <w:t>6'</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EC54F02" w14:textId="77777777" w:rsidR="00700DE7" w:rsidRPr="00165C0C" w:rsidRDefault="00700DE7"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6274D644" w14:textId="77777777" w:rsidR="00700DE7" w:rsidRPr="00165C0C" w:rsidRDefault="00700DE7" w:rsidP="00953353">
            <w:pPr>
              <w:rPr>
                <w:rFonts w:ascii="Arial" w:hAnsi="Arial" w:cs="Arial"/>
              </w:rPr>
            </w:pPr>
            <w:r w:rsidRPr="00165C0C">
              <w:rPr>
                <w:rFonts w:ascii="Arial" w:hAnsi="Arial" w:cs="Arial"/>
                <w:lang w:val="pt-BR"/>
              </w:rPr>
              <w:t xml:space="preserve">7.93 (2H, d, </w:t>
            </w:r>
            <w:r w:rsidRPr="00165C0C">
              <w:rPr>
                <w:rFonts w:ascii="Arial" w:hAnsi="Arial" w:cs="Arial"/>
                <w:i/>
                <w:lang w:val="pt-BR"/>
              </w:rPr>
              <w:t>J</w:t>
            </w:r>
            <w:r w:rsidRPr="00165C0C">
              <w:rPr>
                <w:rFonts w:ascii="Arial" w:hAnsi="Arial" w:cs="Arial"/>
                <w:lang w:val="pt-BR"/>
              </w:rPr>
              <w:t xml:space="preserve"> = 9.0 Hz) </w:t>
            </w:r>
          </w:p>
        </w:tc>
      </w:tr>
      <w:tr w:rsidR="00700DE7" w:rsidRPr="00165C0C" w14:paraId="134A5C5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C483989" w14:textId="77777777" w:rsidR="00700DE7" w:rsidRPr="00165C0C" w:rsidRDefault="00700DE7" w:rsidP="00953353">
            <w:pPr>
              <w:rPr>
                <w:rFonts w:ascii="Arial" w:hAnsi="Arial" w:cs="Arial"/>
              </w:rPr>
            </w:pPr>
            <w:r w:rsidRPr="00165C0C">
              <w:rPr>
                <w:rFonts w:ascii="Arial" w:hAnsi="Arial" w:cs="Arial"/>
                <w:b/>
                <w:bCs/>
              </w:rPr>
              <w:t>1''</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9D3FA83" w14:textId="77777777" w:rsidR="00700DE7" w:rsidRPr="00165C0C" w:rsidRDefault="00700DE7" w:rsidP="00953353">
            <w:pPr>
              <w:rPr>
                <w:rFonts w:ascii="Arial" w:hAnsi="Arial" w:cs="Arial"/>
              </w:rPr>
            </w:pPr>
            <w:r w:rsidRPr="00165C0C">
              <w:rPr>
                <w:rFonts w:ascii="Arial" w:hAnsi="Arial" w:cs="Arial"/>
              </w:rPr>
              <w:t xml:space="preserve">4.82 (1H, d, </w:t>
            </w:r>
            <w:r w:rsidRPr="00165C0C">
              <w:rPr>
                <w:rFonts w:ascii="Arial" w:hAnsi="Arial" w:cs="Arial"/>
                <w:i/>
              </w:rPr>
              <w:t>J</w:t>
            </w:r>
            <w:r w:rsidRPr="00165C0C">
              <w:rPr>
                <w:rFonts w:ascii="Arial" w:hAnsi="Arial" w:cs="Arial"/>
              </w:rPr>
              <w:t xml:space="preserve"> = 7. 86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743E40D7" w14:textId="77777777" w:rsidR="00700DE7" w:rsidRPr="00165C0C" w:rsidRDefault="00700DE7" w:rsidP="00953353">
            <w:pPr>
              <w:rPr>
                <w:rFonts w:ascii="Arial" w:hAnsi="Arial" w:cs="Arial"/>
              </w:rPr>
            </w:pPr>
            <w:r w:rsidRPr="00165C0C">
              <w:rPr>
                <w:rFonts w:ascii="Arial" w:hAnsi="Arial" w:cs="Arial"/>
                <w:lang w:val="pt-BR"/>
              </w:rPr>
              <w:t xml:space="preserve">5.22 (1H, d, </w:t>
            </w:r>
            <w:r w:rsidRPr="00165C0C">
              <w:rPr>
                <w:rFonts w:ascii="Arial" w:hAnsi="Arial" w:cs="Arial"/>
                <w:i/>
                <w:lang w:val="pt-BR"/>
              </w:rPr>
              <w:t>J</w:t>
            </w:r>
            <w:r w:rsidRPr="00165C0C">
              <w:rPr>
                <w:rFonts w:ascii="Arial" w:hAnsi="Arial" w:cs="Arial"/>
                <w:lang w:val="pt-BR"/>
              </w:rPr>
              <w:t xml:space="preserve"> = 7.2 Hz)</w:t>
            </w:r>
          </w:p>
        </w:tc>
      </w:tr>
      <w:tr w:rsidR="00700DE7" w:rsidRPr="00165C0C" w14:paraId="4E2723F7"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26C610C3" w14:textId="77777777" w:rsidR="00700DE7" w:rsidRPr="00165C0C" w:rsidRDefault="00700DE7" w:rsidP="00953353">
            <w:pPr>
              <w:rPr>
                <w:rFonts w:ascii="Arial" w:hAnsi="Arial" w:cs="Arial"/>
              </w:rPr>
            </w:pPr>
            <w:r w:rsidRPr="00165C0C">
              <w:rPr>
                <w:rFonts w:ascii="Arial" w:hAnsi="Arial" w:cs="Arial"/>
                <w:b/>
                <w:bCs/>
              </w:rPr>
              <w:t>2''</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177DCC6E" w14:textId="77777777" w:rsidR="00700DE7" w:rsidRPr="00165C0C" w:rsidRDefault="00700DE7" w:rsidP="00953353">
            <w:pPr>
              <w:rPr>
                <w:rFonts w:ascii="Arial" w:hAnsi="Arial" w:cs="Arial"/>
              </w:rPr>
            </w:pPr>
            <w:r w:rsidRPr="00165C0C">
              <w:rPr>
                <w:rFonts w:ascii="Arial" w:hAnsi="Arial" w:cs="Arial"/>
              </w:rPr>
              <w:t xml:space="preserve">3.49 (1H, t, </w:t>
            </w:r>
            <w:r w:rsidRPr="00165C0C">
              <w:rPr>
                <w:rFonts w:ascii="Arial" w:hAnsi="Arial" w:cs="Arial"/>
                <w:i/>
              </w:rPr>
              <w:t>J</w:t>
            </w:r>
            <w:r w:rsidRPr="00165C0C">
              <w:rPr>
                <w:rFonts w:ascii="Arial" w:hAnsi="Arial" w:cs="Arial"/>
              </w:rPr>
              <w:t xml:space="preserve"> = 8.58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018454B" w14:textId="77777777" w:rsidR="00700DE7" w:rsidRPr="00165C0C" w:rsidRDefault="00700DE7" w:rsidP="00953353">
            <w:pPr>
              <w:rPr>
                <w:rFonts w:ascii="Arial" w:hAnsi="Arial" w:cs="Arial"/>
              </w:rPr>
            </w:pPr>
          </w:p>
        </w:tc>
      </w:tr>
      <w:tr w:rsidR="00700DE7" w:rsidRPr="00165C0C" w14:paraId="609E9D5D"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E9B8CC7" w14:textId="77777777" w:rsidR="00700DE7" w:rsidRPr="00165C0C" w:rsidRDefault="00700DE7" w:rsidP="00953353">
            <w:pPr>
              <w:rPr>
                <w:rFonts w:ascii="Arial" w:hAnsi="Arial" w:cs="Arial"/>
              </w:rPr>
            </w:pPr>
            <w:r w:rsidRPr="00165C0C">
              <w:rPr>
                <w:rFonts w:ascii="Arial" w:hAnsi="Arial" w:cs="Arial"/>
                <w:b/>
                <w:bCs/>
              </w:rPr>
              <w:t>3''</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0748429" w14:textId="77777777" w:rsidR="00700DE7" w:rsidRPr="00165C0C" w:rsidRDefault="00700DE7" w:rsidP="00953353">
            <w:pPr>
              <w:rPr>
                <w:rFonts w:ascii="Arial" w:hAnsi="Arial" w:cs="Arial"/>
              </w:rPr>
            </w:pPr>
            <w:r w:rsidRPr="00165C0C">
              <w:rPr>
                <w:rFonts w:ascii="Arial" w:hAnsi="Arial" w:cs="Arial"/>
              </w:rPr>
              <w:t xml:space="preserve">3.35 (1H, t, </w:t>
            </w:r>
            <w:r w:rsidRPr="00165C0C">
              <w:rPr>
                <w:rFonts w:ascii="Arial" w:hAnsi="Arial" w:cs="Arial"/>
                <w:i/>
              </w:rPr>
              <w:t>J</w:t>
            </w:r>
            <w:r w:rsidRPr="00165C0C">
              <w:rPr>
                <w:rFonts w:ascii="Arial" w:hAnsi="Arial" w:cs="Arial"/>
              </w:rPr>
              <w:t xml:space="preserve"> = 9.06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50FEF8E1" w14:textId="77777777" w:rsidR="00700DE7" w:rsidRPr="00165C0C" w:rsidRDefault="00700DE7" w:rsidP="00953353">
            <w:pPr>
              <w:rPr>
                <w:rFonts w:ascii="Arial" w:hAnsi="Arial" w:cs="Arial"/>
              </w:rPr>
            </w:pPr>
          </w:p>
        </w:tc>
      </w:tr>
      <w:tr w:rsidR="00700DE7" w:rsidRPr="00165C0C" w14:paraId="7C2E2B60" w14:textId="77777777" w:rsidTr="008D5C53">
        <w:trPr>
          <w:trHeight w:hRule="exact" w:val="360"/>
        </w:trPr>
        <w:tc>
          <w:tcPr>
            <w:tcW w:w="17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007D985" w14:textId="77777777" w:rsidR="00700DE7" w:rsidRPr="00165C0C" w:rsidRDefault="00700DE7" w:rsidP="00953353">
            <w:pPr>
              <w:rPr>
                <w:rFonts w:ascii="Arial" w:hAnsi="Arial" w:cs="Arial"/>
              </w:rPr>
            </w:pPr>
            <w:r w:rsidRPr="00165C0C">
              <w:rPr>
                <w:rFonts w:ascii="Arial" w:hAnsi="Arial" w:cs="Arial"/>
                <w:b/>
                <w:bCs/>
              </w:rPr>
              <w:t>4''</w:t>
            </w:r>
          </w:p>
        </w:tc>
        <w:tc>
          <w:tcPr>
            <w:tcW w:w="392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083089E7" w14:textId="77777777" w:rsidR="00700DE7" w:rsidRPr="00165C0C" w:rsidRDefault="00700DE7" w:rsidP="00953353">
            <w:pPr>
              <w:rPr>
                <w:rFonts w:ascii="Arial" w:hAnsi="Arial" w:cs="Arial"/>
              </w:rPr>
            </w:pPr>
            <w:r w:rsidRPr="00165C0C">
              <w:rPr>
                <w:rFonts w:ascii="Arial" w:hAnsi="Arial" w:cs="Arial"/>
              </w:rPr>
              <w:t xml:space="preserve">3.51 (1H, t, </w:t>
            </w:r>
            <w:r w:rsidRPr="00165C0C">
              <w:rPr>
                <w:rFonts w:ascii="Arial" w:hAnsi="Arial" w:cs="Arial"/>
                <w:i/>
              </w:rPr>
              <w:t>J</w:t>
            </w:r>
            <w:r w:rsidRPr="00165C0C">
              <w:rPr>
                <w:rFonts w:ascii="Arial" w:hAnsi="Arial" w:cs="Arial"/>
              </w:rPr>
              <w:t xml:space="preserve"> = 9.6 Hz)</w:t>
            </w:r>
          </w:p>
        </w:tc>
        <w:tc>
          <w:tcPr>
            <w:tcW w:w="2630"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vAlign w:val="center"/>
            <w:hideMark/>
          </w:tcPr>
          <w:p w14:paraId="49271A71" w14:textId="77777777" w:rsidR="00700DE7" w:rsidRPr="00165C0C" w:rsidRDefault="00700DE7" w:rsidP="00953353">
            <w:pPr>
              <w:rPr>
                <w:rFonts w:ascii="Arial" w:hAnsi="Arial" w:cs="Arial"/>
              </w:rPr>
            </w:pPr>
          </w:p>
        </w:tc>
      </w:tr>
      <w:tr w:rsidR="00700DE7" w:rsidRPr="00165C0C" w14:paraId="5C7C6358" w14:textId="77777777" w:rsidTr="008D5C53">
        <w:trPr>
          <w:trHeight w:hRule="exact" w:val="360"/>
        </w:trPr>
        <w:tc>
          <w:tcPr>
            <w:tcW w:w="172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12430946" w14:textId="77777777" w:rsidR="00700DE7" w:rsidRPr="00165C0C" w:rsidRDefault="00700DE7" w:rsidP="00953353">
            <w:pPr>
              <w:rPr>
                <w:rFonts w:ascii="Arial" w:hAnsi="Arial" w:cs="Arial"/>
              </w:rPr>
            </w:pPr>
            <w:r w:rsidRPr="00165C0C">
              <w:rPr>
                <w:rFonts w:ascii="Arial" w:hAnsi="Arial" w:cs="Arial"/>
                <w:b/>
                <w:bCs/>
              </w:rPr>
              <w:t>5''</w:t>
            </w:r>
          </w:p>
        </w:tc>
        <w:tc>
          <w:tcPr>
            <w:tcW w:w="392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30C77E99" w14:textId="77777777" w:rsidR="00700DE7" w:rsidRPr="00165C0C" w:rsidRDefault="00700DE7" w:rsidP="00953353">
            <w:pPr>
              <w:rPr>
                <w:rFonts w:ascii="Arial" w:hAnsi="Arial" w:cs="Arial"/>
              </w:rPr>
            </w:pPr>
            <w:r w:rsidRPr="00165C0C">
              <w:rPr>
                <w:rFonts w:ascii="Arial" w:hAnsi="Arial" w:cs="Arial"/>
              </w:rPr>
              <w:t xml:space="preserve">3.82 (1H, d, </w:t>
            </w:r>
            <w:r w:rsidRPr="00165C0C">
              <w:rPr>
                <w:rFonts w:ascii="Arial" w:hAnsi="Arial" w:cs="Arial"/>
                <w:i/>
              </w:rPr>
              <w:t>J</w:t>
            </w:r>
            <w:r w:rsidRPr="00165C0C">
              <w:rPr>
                <w:rFonts w:ascii="Arial" w:hAnsi="Arial" w:cs="Arial"/>
              </w:rPr>
              <w:t xml:space="preserve"> = 9.66 Hz)</w:t>
            </w:r>
          </w:p>
        </w:tc>
        <w:tc>
          <w:tcPr>
            <w:tcW w:w="2630" w:type="dxa"/>
            <w:tcBorders>
              <w:top w:val="single" w:sz="8" w:space="0" w:color="FFFFFF"/>
              <w:left w:val="single" w:sz="8" w:space="0" w:color="FFFFFF"/>
              <w:bottom w:val="single" w:sz="8" w:space="0" w:color="000000"/>
              <w:right w:val="single" w:sz="8" w:space="0" w:color="FFFFFF"/>
            </w:tcBorders>
            <w:shd w:val="clear" w:color="auto" w:fill="auto"/>
            <w:tcMar>
              <w:top w:w="0" w:type="dxa"/>
              <w:left w:w="0" w:type="dxa"/>
              <w:bottom w:w="0" w:type="dxa"/>
              <w:right w:w="0" w:type="dxa"/>
            </w:tcMar>
            <w:vAlign w:val="center"/>
            <w:hideMark/>
          </w:tcPr>
          <w:p w14:paraId="705087F3" w14:textId="77777777" w:rsidR="00700DE7" w:rsidRPr="00165C0C" w:rsidRDefault="00700DE7" w:rsidP="00953353">
            <w:pPr>
              <w:rPr>
                <w:rFonts w:ascii="Arial" w:hAnsi="Arial" w:cs="Arial"/>
              </w:rPr>
            </w:pPr>
            <w:r w:rsidRPr="00165C0C">
              <w:rPr>
                <w:rFonts w:ascii="Arial" w:hAnsi="Arial" w:cs="Arial"/>
                <w:lang w:val="pt-BR"/>
              </w:rPr>
              <w:t xml:space="preserve">4.05 (1H, d, </w:t>
            </w:r>
            <w:r w:rsidRPr="00165C0C">
              <w:rPr>
                <w:rFonts w:ascii="Arial" w:hAnsi="Arial" w:cs="Arial"/>
                <w:i/>
                <w:lang w:val="pt-BR"/>
              </w:rPr>
              <w:t>J</w:t>
            </w:r>
            <w:r w:rsidRPr="00165C0C">
              <w:rPr>
                <w:rFonts w:ascii="Arial" w:hAnsi="Arial" w:cs="Arial"/>
                <w:lang w:val="pt-BR"/>
              </w:rPr>
              <w:t xml:space="preserve"> = 9.6 Hz)</w:t>
            </w:r>
          </w:p>
        </w:tc>
      </w:tr>
    </w:tbl>
    <w:p w14:paraId="2AFC20BB" w14:textId="0AD90800" w:rsidR="00700DE7" w:rsidRPr="00F20C47" w:rsidRDefault="001042F7" w:rsidP="00953353">
      <w:pPr>
        <w:rPr>
          <w:rFonts w:ascii="Arial" w:hAnsi="Arial" w:cs="Arial"/>
        </w:rPr>
      </w:pPr>
      <w:ins w:id="14" w:author="Ding,Yousong" w:date="2021-11-09T22:53:00Z">
        <w:r>
          <w:rPr>
            <w:rFonts w:ascii="Arial" w:hAnsi="Arial" w:cs="Arial"/>
          </w:rPr>
          <w:t>* this unknown compound was elucidated as</w:t>
        </w:r>
        <w:r w:rsidRPr="001042F7">
          <w:t xml:space="preserve"> </w:t>
        </w:r>
        <w:r w:rsidRPr="001042F7">
          <w:rPr>
            <w:rFonts w:ascii="Arial" w:hAnsi="Arial" w:cs="Arial"/>
          </w:rPr>
          <w:t>isoscutellarein 8-</w:t>
        </w:r>
        <w:r w:rsidRPr="00531F1A">
          <w:rPr>
            <w:rFonts w:ascii="Arial" w:hAnsi="Arial" w:cs="Arial"/>
            <w:i/>
          </w:rPr>
          <w:t>O</w:t>
        </w:r>
        <w:r w:rsidRPr="001042F7">
          <w:rPr>
            <w:rFonts w:ascii="Arial" w:hAnsi="Arial" w:cs="Arial"/>
          </w:rPr>
          <w:t>-β-glucuronopyranoside</w:t>
        </w:r>
      </w:ins>
      <w:ins w:id="15" w:author="Bryce Askey" w:date="2021-11-17T20:50:00Z">
        <w:r w:rsidR="007F60D7">
          <w:rPr>
            <w:rFonts w:ascii="Arial" w:hAnsi="Arial" w:cs="Arial"/>
          </w:rPr>
          <w:t xml:space="preserve"> (isoscutellarein 8-G)</w:t>
        </w:r>
      </w:ins>
      <w:ins w:id="16" w:author="Ding,Yousong" w:date="2021-11-09T22:53:00Z">
        <w:r>
          <w:rPr>
            <w:rFonts w:ascii="Arial" w:hAnsi="Arial" w:cs="Arial"/>
          </w:rPr>
          <w:t xml:space="preserve"> in this study.</w:t>
        </w:r>
        <w:del w:id="17" w:author="Bryce Askey" w:date="2021-11-17T20:57:00Z">
          <w:r w:rsidDel="00EB59CF">
            <w:rPr>
              <w:rFonts w:ascii="Arial" w:hAnsi="Arial" w:cs="Arial"/>
            </w:rPr>
            <w:delText xml:space="preserve">  </w:delText>
          </w:r>
        </w:del>
      </w:ins>
    </w:p>
    <w:p w14:paraId="25805FC8" w14:textId="3E6B78A5" w:rsidR="00700DE7" w:rsidRPr="005E4813" w:rsidRDefault="005E4813" w:rsidP="00953353">
      <w:pPr>
        <w:rPr>
          <w:rFonts w:ascii="Arial" w:hAnsi="Arial" w:cs="Arial"/>
        </w:rPr>
      </w:pPr>
      <w:ins w:id="18" w:author="Bryce Askey" w:date="2021-11-17T20:59:00Z">
        <w:r w:rsidRPr="005E4813">
          <w:rPr>
            <w:rFonts w:ascii="Arial" w:hAnsi="Arial" w:cs="Arial"/>
            <w:vertAlign w:val="superscript"/>
          </w:rPr>
          <w:t>1</w:t>
        </w:r>
        <w:r w:rsidRPr="005E4813">
          <w:rPr>
            <w:rFonts w:ascii="Arial" w:hAnsi="Arial" w:cs="Arial"/>
          </w:rPr>
          <w:t xml:space="preserve"> </w:t>
        </w:r>
      </w:ins>
      <w:ins w:id="19" w:author="Bryce Askey" w:date="2021-11-17T21:00:00Z">
        <w:r w:rsidRPr="005E4813">
          <w:rPr>
            <w:rFonts w:ascii="Arial" w:hAnsi="Arial" w:cs="Arial"/>
          </w:rPr>
          <w:t>Jiang et al</w:t>
        </w:r>
      </w:ins>
      <w:ins w:id="20" w:author="Bryce Askey" w:date="2021-11-17T21:01:00Z">
        <w:r w:rsidRPr="005E4813">
          <w:rPr>
            <w:rFonts w:ascii="Arial" w:hAnsi="Arial" w:cs="Arial"/>
          </w:rPr>
          <w:t>., 2016</w:t>
        </w:r>
      </w:ins>
      <w:r w:rsidR="00700DE7" w:rsidRPr="005E4813">
        <w:rPr>
          <w:rFonts w:ascii="Arial" w:hAnsi="Arial" w:cs="Arial"/>
        </w:rPr>
        <w:br w:type="page"/>
      </w:r>
    </w:p>
    <w:p w14:paraId="48E737D3" w14:textId="42D69450" w:rsidR="00527D9A" w:rsidRDefault="00BF671E" w:rsidP="00953353">
      <w:pPr>
        <w:rPr>
          <w:rFonts w:ascii="Arial" w:hAnsi="Arial" w:cs="Arial"/>
        </w:rPr>
      </w:pPr>
      <w:r>
        <w:rPr>
          <w:rFonts w:ascii="Arial" w:hAnsi="Arial" w:cs="Arial"/>
          <w:b/>
          <w:bCs/>
        </w:rPr>
        <w:lastRenderedPageBreak/>
        <w:t>Table</w:t>
      </w:r>
      <w:r w:rsidR="00147166">
        <w:rPr>
          <w:rFonts w:ascii="Arial" w:hAnsi="Arial" w:cs="Arial"/>
          <w:b/>
          <w:bCs/>
        </w:rPr>
        <w:t xml:space="preserve"> S2</w:t>
      </w:r>
      <w:r w:rsidR="00527D9A" w:rsidRPr="00165C0C">
        <w:rPr>
          <w:rFonts w:ascii="Arial" w:hAnsi="Arial" w:cs="Arial"/>
        </w:rPr>
        <w:t xml:space="preserve">. Comparison of </w:t>
      </w:r>
      <w:r w:rsidR="00527D9A" w:rsidRPr="00165C0C">
        <w:rPr>
          <w:rFonts w:ascii="Arial" w:hAnsi="Arial" w:cs="Arial"/>
          <w:vertAlign w:val="superscript"/>
        </w:rPr>
        <w:t>1</w:t>
      </w:r>
      <w:r w:rsidR="00527D9A" w:rsidRPr="00165C0C">
        <w:rPr>
          <w:rFonts w:ascii="Arial" w:hAnsi="Arial" w:cs="Arial"/>
        </w:rPr>
        <w:t>H (600 MHz, DMSO-d</w:t>
      </w:r>
      <w:r w:rsidR="00527D9A" w:rsidRPr="00165C0C">
        <w:rPr>
          <w:rFonts w:ascii="Arial" w:hAnsi="Arial" w:cs="Arial"/>
          <w:vertAlign w:val="subscript"/>
        </w:rPr>
        <w:t>6</w:t>
      </w:r>
      <w:r w:rsidR="00527D9A" w:rsidRPr="00165C0C">
        <w:rPr>
          <w:rFonts w:ascii="Arial" w:hAnsi="Arial" w:cs="Arial"/>
        </w:rPr>
        <w:t xml:space="preserve">) and </w:t>
      </w:r>
      <w:r w:rsidR="00527D9A" w:rsidRPr="00165C0C">
        <w:rPr>
          <w:rFonts w:ascii="Arial" w:hAnsi="Arial" w:cs="Arial"/>
          <w:vertAlign w:val="superscript"/>
        </w:rPr>
        <w:t>13</w:t>
      </w:r>
      <w:r w:rsidR="00527D9A" w:rsidRPr="00165C0C">
        <w:rPr>
          <w:rFonts w:ascii="Arial" w:hAnsi="Arial" w:cs="Arial"/>
        </w:rPr>
        <w:t>C (151 MHz, DMSO-d</w:t>
      </w:r>
      <w:r w:rsidR="00527D9A" w:rsidRPr="00165C0C">
        <w:rPr>
          <w:rFonts w:ascii="Arial" w:hAnsi="Arial" w:cs="Arial"/>
          <w:vertAlign w:val="subscript"/>
        </w:rPr>
        <w:t>6</w:t>
      </w:r>
      <w:r w:rsidR="00527D9A" w:rsidRPr="00165C0C">
        <w:rPr>
          <w:rFonts w:ascii="Arial" w:hAnsi="Arial" w:cs="Arial"/>
        </w:rPr>
        <w:t xml:space="preserve">) chemical shifts of </w:t>
      </w:r>
      <w:r w:rsidR="00623586">
        <w:rPr>
          <w:rFonts w:ascii="Arial" w:hAnsi="Arial" w:cs="Arial"/>
        </w:rPr>
        <w:t>unknown</w:t>
      </w:r>
      <w:r w:rsidR="00527D9A" w:rsidRPr="00165C0C">
        <w:rPr>
          <w:rFonts w:ascii="Arial" w:hAnsi="Arial" w:cs="Arial"/>
        </w:rPr>
        <w:t xml:space="preserve"> compound </w:t>
      </w:r>
      <w:del w:id="21" w:author="Bryce Askey" w:date="2021-11-17T21:05:00Z">
        <w:r w:rsidR="00527D9A" w:rsidRPr="00165C0C" w:rsidDel="002A4F0B">
          <w:rPr>
            <w:rFonts w:ascii="Arial" w:hAnsi="Arial" w:cs="Arial"/>
          </w:rPr>
          <w:delText>and</w:delText>
        </w:r>
      </w:del>
      <w:ins w:id="22" w:author="Bryce Askey" w:date="2021-11-17T21:05:00Z">
        <w:r w:rsidR="002A4F0B">
          <w:rPr>
            <w:rFonts w:ascii="Arial" w:hAnsi="Arial" w:cs="Arial"/>
          </w:rPr>
          <w:t xml:space="preserve">with </w:t>
        </w:r>
      </w:ins>
      <w:ins w:id="23" w:author="Bryce Askey" w:date="2021-11-17T20:49:00Z">
        <w:r w:rsidR="007F60D7">
          <w:rPr>
            <w:rFonts w:ascii="Arial" w:hAnsi="Arial" w:cs="Arial"/>
          </w:rPr>
          <w:t>those previously published for</w:t>
        </w:r>
      </w:ins>
      <w:r w:rsidR="00527D9A" w:rsidRPr="00165C0C">
        <w:rPr>
          <w:rFonts w:ascii="Arial" w:hAnsi="Arial" w:cs="Arial"/>
        </w:rPr>
        <w:t xml:space="preserve"> isoscutellarein 8-</w:t>
      </w:r>
      <w:r w:rsidR="00527D9A" w:rsidRPr="00165C0C">
        <w:rPr>
          <w:rFonts w:ascii="Arial" w:hAnsi="Arial" w:cs="Arial"/>
          <w:i/>
        </w:rPr>
        <w:t>O</w:t>
      </w:r>
      <w:r w:rsidR="00527D9A" w:rsidRPr="00165C0C">
        <w:rPr>
          <w:rFonts w:ascii="Arial" w:hAnsi="Arial" w:cs="Arial"/>
        </w:rPr>
        <w:t>-β-glucuronopyranoside</w:t>
      </w:r>
      <w:r w:rsidR="00EE3AAE">
        <w:rPr>
          <w:rFonts w:ascii="Arial" w:hAnsi="Arial" w:cs="Arial"/>
        </w:rPr>
        <w:fldChar w:fldCharType="begin"/>
      </w:r>
      <w:r w:rsidR="00EE3AAE">
        <w:rPr>
          <w:rFonts w:ascii="Arial" w:hAnsi="Arial" w:cs="Arial"/>
        </w:rPr>
        <w:instrText xml:space="preserve"> ADDIN ZOTERO_ITEM CSL_CITATION {"citationID":"HDrTgw6n","properties":{"formattedCitation":"\\super 2\\nosupersub{}","plainCitation":"2","noteIndex":0},"citationItems":[{"id":3567,"uris":["http://zotero.org/users/local/cnH8q64l/items/I4PCH9Y9"],"uri":["http://zotero.org/users/local/cnH8q64l/items/I4PCH9Y9"],"itemData":{"id":3567,"type":"article-journal","abstract":"Four 8-hydroxyflavonoid glucuronides were isolated from the leaves of Malva sylvestris L. The structures of the two novel compounds gossypetin</w:instrText>
      </w:r>
      <w:r w:rsidR="00EE3AAE">
        <w:rPr>
          <w:rFonts w:ascii="Arial" w:hAnsi="Arial" w:cs="Arial" w:hint="eastAsia"/>
        </w:rPr>
        <w:instrText xml:space="preserve"> 3-glucoside-8-glucuronide and hypolaetin 4</w:instrText>
      </w:r>
      <w:r w:rsidR="00EE3AAE">
        <w:rPr>
          <w:rFonts w:ascii="Arial" w:hAnsi="Arial" w:cs="Arial" w:hint="eastAsia"/>
        </w:rPr>
        <w:instrText>′</w:instrText>
      </w:r>
      <w:r w:rsidR="00EE3AAE">
        <w:rPr>
          <w:rFonts w:ascii="Arial" w:hAnsi="Arial" w:cs="Arial" w:hint="eastAsia"/>
        </w:rPr>
        <w:instrText>-methyl ether 8-glucuronide were determined on the basis of spectroscopy and hydrolysis experiments. For hypolaetin 8-glucuronide and isoscutellarein 8-glucuronide spectroscopic data are given.","container-title</w:instrText>
      </w:r>
      <w:r w:rsidR="00EE3AAE">
        <w:rPr>
          <w:rFonts w:ascii="Arial" w:hAnsi="Arial" w:cs="Arial"/>
        </w:rPr>
        <w:instrText xml:space="preserve">":"Phytochemistry","DOI":"10.1016/0031-9422(91)85292-8","ISSN":"0031-9422","issue":"3","journalAbbreviation":"Phytochemistry","language":"en","page":"987-990","source":"ScienceDirect","title":"8-hydroxyflavonoid glucuronides from Malva sylvestris","volume":"30","author":[{"family":"Billeter","given":"Martin"},{"family":"Meier","given":"Beat"},{"family":"Sticher","given":"Otto"}],"issued":{"date-parts":[["1991",1,1]]}}}],"schema":"https://github.com/citation-style-language/schema/raw/master/csl-citation.json"} </w:instrText>
      </w:r>
      <w:r w:rsidR="00EE3AAE">
        <w:rPr>
          <w:rFonts w:ascii="Arial" w:hAnsi="Arial" w:cs="Arial"/>
        </w:rPr>
        <w:fldChar w:fldCharType="separate"/>
      </w:r>
      <w:r w:rsidR="00EE3AAE" w:rsidRPr="00EE3AAE">
        <w:rPr>
          <w:rFonts w:ascii="Arial" w:hAnsi="Arial" w:cs="Arial"/>
          <w:vertAlign w:val="superscript"/>
        </w:rPr>
        <w:t>2</w:t>
      </w:r>
      <w:r w:rsidR="00EE3AAE">
        <w:rPr>
          <w:rFonts w:ascii="Arial" w:hAnsi="Arial" w:cs="Arial"/>
        </w:rPr>
        <w:fldChar w:fldCharType="end"/>
      </w:r>
      <w:r w:rsidR="00EE3AAE">
        <w:rPr>
          <w:rFonts w:ascii="Arial" w:hAnsi="Arial" w:cs="Arial"/>
        </w:rPr>
        <w:t>.</w:t>
      </w:r>
    </w:p>
    <w:tbl>
      <w:tblPr>
        <w:tblW w:w="9440" w:type="dxa"/>
        <w:tblCellMar>
          <w:left w:w="0" w:type="dxa"/>
          <w:right w:w="0" w:type="dxa"/>
        </w:tblCellMar>
        <w:tblLook w:val="04A0" w:firstRow="1" w:lastRow="0" w:firstColumn="1" w:lastColumn="0" w:noHBand="0" w:noVBand="1"/>
      </w:tblPr>
      <w:tblGrid>
        <w:gridCol w:w="1070"/>
        <w:gridCol w:w="1170"/>
        <w:gridCol w:w="2700"/>
        <w:gridCol w:w="1350"/>
        <w:gridCol w:w="3150"/>
      </w:tblGrid>
      <w:tr w:rsidR="00527D9A" w:rsidRPr="00165C0C" w14:paraId="1B71E0A2" w14:textId="77777777" w:rsidTr="00531F1A">
        <w:trPr>
          <w:trHeight w:hRule="exact" w:val="647"/>
        </w:trPr>
        <w:tc>
          <w:tcPr>
            <w:tcW w:w="10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0D6AA3E4" w14:textId="77777777" w:rsidR="00527D9A" w:rsidRPr="00165C0C" w:rsidRDefault="00527D9A" w:rsidP="00953353">
            <w:pPr>
              <w:rPr>
                <w:rFonts w:ascii="Arial" w:hAnsi="Arial" w:cs="Arial"/>
              </w:rPr>
            </w:pPr>
          </w:p>
        </w:tc>
        <w:tc>
          <w:tcPr>
            <w:tcW w:w="3870" w:type="dxa"/>
            <w:gridSpan w:val="2"/>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F1E0EC9" w14:textId="77777777" w:rsidR="00527D9A" w:rsidRPr="00165C0C" w:rsidRDefault="006D3769" w:rsidP="00953353">
            <w:pPr>
              <w:rPr>
                <w:rFonts w:ascii="Arial" w:hAnsi="Arial" w:cs="Arial"/>
              </w:rPr>
            </w:pPr>
            <w:r>
              <w:rPr>
                <w:rFonts w:ascii="Arial" w:hAnsi="Arial" w:cs="Arial"/>
              </w:rPr>
              <w:t>Unknown</w:t>
            </w:r>
            <w:r w:rsidR="00527D9A" w:rsidRPr="00165C0C">
              <w:rPr>
                <w:rFonts w:ascii="Arial" w:hAnsi="Arial" w:cs="Arial"/>
              </w:rPr>
              <w:t xml:space="preserve"> compound</w:t>
            </w:r>
            <w:ins w:id="24" w:author="Ding,Yousong" w:date="2021-11-09T22:54:00Z">
              <w:r w:rsidR="001042F7">
                <w:rPr>
                  <w:rFonts w:ascii="Arial" w:hAnsi="Arial" w:cs="Arial"/>
                </w:rPr>
                <w:t>*</w:t>
              </w:r>
            </w:ins>
          </w:p>
        </w:tc>
        <w:tc>
          <w:tcPr>
            <w:tcW w:w="4500" w:type="dxa"/>
            <w:gridSpan w:val="2"/>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F2A0E42" w14:textId="3C0132AC" w:rsidR="00527D9A" w:rsidRPr="00165C0C" w:rsidRDefault="00527D9A" w:rsidP="00953353">
            <w:pPr>
              <w:rPr>
                <w:rFonts w:ascii="Arial" w:hAnsi="Arial" w:cs="Arial"/>
              </w:rPr>
            </w:pPr>
            <w:r w:rsidRPr="00165C0C">
              <w:rPr>
                <w:rFonts w:ascii="Arial" w:hAnsi="Arial" w:cs="Arial"/>
              </w:rPr>
              <w:t>Isoscutellarein 8-</w:t>
            </w:r>
            <w:r w:rsidRPr="00165C0C">
              <w:rPr>
                <w:rFonts w:ascii="Arial" w:hAnsi="Arial" w:cs="Arial"/>
                <w:i/>
              </w:rPr>
              <w:t>O</w:t>
            </w:r>
            <w:r w:rsidRPr="00165C0C">
              <w:rPr>
                <w:rFonts w:ascii="Arial" w:hAnsi="Arial" w:cs="Arial"/>
              </w:rPr>
              <w:t>-β-glucuronopyranoside</w:t>
            </w:r>
            <w:ins w:id="25" w:author="Bryce Askey" w:date="2021-11-17T20:59:00Z">
              <w:r w:rsidR="00EB59CF">
                <w:rPr>
                  <w:rFonts w:ascii="Arial" w:hAnsi="Arial" w:cs="Arial"/>
                </w:rPr>
                <w:fldChar w:fldCharType="begin"/>
              </w:r>
              <w:r w:rsidR="00EB59CF">
                <w:rPr>
                  <w:rFonts w:ascii="Arial" w:hAnsi="Arial" w:cs="Arial"/>
                </w:rPr>
                <w:instrText xml:space="preserve"> ADDIN ZOTERO_ITEM CSL_CITATION {"citationID":"HDrTgw6n","properties":{"formattedCitation":"\\super 2\\nosupersub{}","plainCitation":"2","noteIndex":0},"citationItems":[{"id":3567,"uris":["http://zotero.org/users/local/cnH8q64l/items/I4PCH9Y9"],"uri":["http://zotero.org/users/local/cnH8q64l/items/I4PCH9Y9"],"itemData":{"id":3567,"type":"article-journal","abstract":"Four 8-hydroxyflavonoid glucuronides were isolated from the leaves of Malva sylvestris L. The structures of the two novel compounds gossypetin</w:instrText>
              </w:r>
              <w:r w:rsidR="00EB59CF">
                <w:rPr>
                  <w:rFonts w:ascii="Arial" w:hAnsi="Arial" w:cs="Arial" w:hint="eastAsia"/>
                </w:rPr>
                <w:instrText xml:space="preserve"> 3-glucoside-8-glucuronide and hypolaetin 4</w:instrText>
              </w:r>
              <w:r w:rsidR="00EB59CF">
                <w:rPr>
                  <w:rFonts w:ascii="Arial" w:hAnsi="Arial" w:cs="Arial" w:hint="eastAsia"/>
                </w:rPr>
                <w:instrText>′</w:instrText>
              </w:r>
              <w:r w:rsidR="00EB59CF">
                <w:rPr>
                  <w:rFonts w:ascii="Arial" w:hAnsi="Arial" w:cs="Arial" w:hint="eastAsia"/>
                </w:rPr>
                <w:instrText>-methyl ether 8-glucuronide were determined on the basis of spectroscopy and hydrolysis experiments. For hypolaetin 8-glucuronide and isoscutellarein 8-glucuronide spectroscopic data are given.","container-title</w:instrText>
              </w:r>
              <w:r w:rsidR="00EB59CF">
                <w:rPr>
                  <w:rFonts w:ascii="Arial" w:hAnsi="Arial" w:cs="Arial"/>
                </w:rPr>
                <w:instrText xml:space="preserve">":"Phytochemistry","DOI":"10.1016/0031-9422(91)85292-8","ISSN":"0031-9422","issue":"3","journalAbbreviation":"Phytochemistry","language":"en","page":"987-990","source":"ScienceDirect","title":"8-hydroxyflavonoid glucuronides from Malva sylvestris","volume":"30","author":[{"family":"Billeter","given":"Martin"},{"family":"Meier","given":"Beat"},{"family":"Sticher","given":"Otto"}],"issued":{"date-parts":[["1991",1,1]]}}}],"schema":"https://github.com/citation-style-language/schema/raw/master/csl-citation.json"} </w:instrText>
              </w:r>
              <w:r w:rsidR="00EB59CF">
                <w:rPr>
                  <w:rFonts w:ascii="Arial" w:hAnsi="Arial" w:cs="Arial"/>
                </w:rPr>
                <w:fldChar w:fldCharType="separate"/>
              </w:r>
              <w:r w:rsidR="00EB59CF" w:rsidRPr="00EE3AAE">
                <w:rPr>
                  <w:rFonts w:ascii="Arial" w:hAnsi="Arial" w:cs="Arial"/>
                  <w:vertAlign w:val="superscript"/>
                </w:rPr>
                <w:t>2</w:t>
              </w:r>
              <w:r w:rsidR="00EB59CF">
                <w:rPr>
                  <w:rFonts w:ascii="Arial" w:hAnsi="Arial" w:cs="Arial"/>
                </w:rPr>
                <w:fldChar w:fldCharType="end"/>
              </w:r>
            </w:ins>
          </w:p>
        </w:tc>
      </w:tr>
      <w:tr w:rsidR="00527D9A" w:rsidRPr="00165C0C" w14:paraId="247BE212" w14:textId="77777777" w:rsidTr="008D5C53">
        <w:trPr>
          <w:trHeight w:hRule="exact" w:val="360"/>
        </w:trPr>
        <w:tc>
          <w:tcPr>
            <w:tcW w:w="1070" w:type="dxa"/>
            <w:tcBorders>
              <w:top w:val="nil"/>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7AC3547B" w14:textId="77777777" w:rsidR="00527D9A" w:rsidRPr="00165C0C" w:rsidRDefault="00527D9A" w:rsidP="00953353">
            <w:pPr>
              <w:rPr>
                <w:rFonts w:ascii="Arial" w:hAnsi="Arial" w:cs="Arial"/>
              </w:rPr>
            </w:pPr>
            <w:r w:rsidRPr="00165C0C">
              <w:rPr>
                <w:rFonts w:ascii="Arial" w:hAnsi="Arial" w:cs="Arial"/>
              </w:rPr>
              <w:t>Position</w:t>
            </w:r>
            <w:r w:rsidRPr="00165C0C">
              <w:rPr>
                <w:rFonts w:ascii="Arial" w:hAnsi="Arial" w:cs="Arial"/>
                <w:b/>
                <w:bCs/>
              </w:rPr>
              <w:t xml:space="preserve"> </w:t>
            </w:r>
          </w:p>
        </w:tc>
        <w:tc>
          <w:tcPr>
            <w:tcW w:w="117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328CE447"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C</w:t>
            </w:r>
          </w:p>
        </w:tc>
        <w:tc>
          <w:tcPr>
            <w:tcW w:w="270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621E395A"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mult, </w:t>
            </w:r>
            <w:r w:rsidRPr="00165C0C">
              <w:rPr>
                <w:rFonts w:ascii="Arial" w:hAnsi="Arial" w:cs="Arial"/>
                <w:i/>
                <w:iCs/>
              </w:rPr>
              <w:t xml:space="preserve">J </w:t>
            </w:r>
            <w:r w:rsidRPr="00165C0C">
              <w:rPr>
                <w:rFonts w:ascii="Arial" w:hAnsi="Arial" w:cs="Arial"/>
              </w:rPr>
              <w:t>in Hz)</w:t>
            </w:r>
          </w:p>
        </w:tc>
        <w:tc>
          <w:tcPr>
            <w:tcW w:w="135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3C8B2F6D"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C</w:t>
            </w:r>
          </w:p>
        </w:tc>
        <w:tc>
          <w:tcPr>
            <w:tcW w:w="3150" w:type="dxa"/>
            <w:tcBorders>
              <w:top w:val="single" w:sz="8" w:space="0" w:color="000000"/>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2A73A7F" w14:textId="77777777" w:rsidR="00527D9A" w:rsidRPr="00165C0C" w:rsidRDefault="00527D9A" w:rsidP="00953353">
            <w:pPr>
              <w:rPr>
                <w:rFonts w:ascii="Arial" w:hAnsi="Arial" w:cs="Arial"/>
              </w:rPr>
            </w:pPr>
            <w:r w:rsidRPr="00165C0C">
              <w:rPr>
                <w:rFonts w:ascii="Arial" w:hAnsi="Arial" w:cs="Arial"/>
                <w:lang w:val="el-GR"/>
              </w:rPr>
              <w:t>δ</w:t>
            </w:r>
            <w:r w:rsidRPr="00165C0C">
              <w:rPr>
                <w:rFonts w:ascii="Arial" w:hAnsi="Arial" w:cs="Arial"/>
                <w:vertAlign w:val="subscript"/>
              </w:rPr>
              <w:t>H</w:t>
            </w:r>
            <w:r w:rsidRPr="00165C0C">
              <w:rPr>
                <w:rFonts w:ascii="Arial" w:hAnsi="Arial" w:cs="Arial"/>
              </w:rPr>
              <w:t xml:space="preserve"> (type, mult, </w:t>
            </w:r>
            <w:r w:rsidRPr="00165C0C">
              <w:rPr>
                <w:rFonts w:ascii="Arial" w:hAnsi="Arial" w:cs="Arial"/>
                <w:i/>
                <w:iCs/>
              </w:rPr>
              <w:t>J</w:t>
            </w:r>
            <w:r w:rsidRPr="00165C0C">
              <w:rPr>
                <w:rFonts w:ascii="Arial" w:hAnsi="Arial" w:cs="Arial"/>
              </w:rPr>
              <w:t xml:space="preserve"> in Hz)</w:t>
            </w:r>
          </w:p>
        </w:tc>
      </w:tr>
      <w:tr w:rsidR="00527D9A" w:rsidRPr="00165C0C" w14:paraId="70F200A2" w14:textId="77777777" w:rsidTr="008D5C53">
        <w:trPr>
          <w:trHeight w:hRule="exact" w:val="360"/>
        </w:trPr>
        <w:tc>
          <w:tcPr>
            <w:tcW w:w="10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3F9C8E67"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740FD24B" w14:textId="77777777" w:rsidR="00527D9A" w:rsidRPr="00165C0C" w:rsidRDefault="00527D9A" w:rsidP="00953353">
            <w:pPr>
              <w:rPr>
                <w:rFonts w:ascii="Arial" w:hAnsi="Arial" w:cs="Arial"/>
              </w:rPr>
            </w:pPr>
            <w:r w:rsidRPr="00165C0C">
              <w:rPr>
                <w:rFonts w:ascii="Arial" w:hAnsi="Arial" w:cs="Arial"/>
                <w:bCs/>
                <w:color w:val="000000" w:themeColor="text1"/>
                <w:kern w:val="24"/>
              </w:rPr>
              <w:t>163.86</w:t>
            </w:r>
          </w:p>
        </w:tc>
        <w:tc>
          <w:tcPr>
            <w:tcW w:w="270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1E036F06" w14:textId="77777777" w:rsidR="00527D9A" w:rsidRPr="00165C0C" w:rsidRDefault="00527D9A" w:rsidP="00953353">
            <w:pPr>
              <w:rPr>
                <w:rFonts w:ascii="Arial" w:hAnsi="Arial" w:cs="Arial"/>
              </w:rPr>
            </w:pPr>
          </w:p>
        </w:tc>
        <w:tc>
          <w:tcPr>
            <w:tcW w:w="135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04C702B0" w14:textId="77777777" w:rsidR="00527D9A" w:rsidRPr="00165C0C" w:rsidRDefault="00527D9A" w:rsidP="00953353">
            <w:pPr>
              <w:rPr>
                <w:rFonts w:ascii="Arial" w:hAnsi="Arial" w:cs="Arial"/>
              </w:rPr>
            </w:pPr>
            <w:r w:rsidRPr="00165C0C">
              <w:rPr>
                <w:rFonts w:ascii="Arial" w:hAnsi="Arial" w:cs="Arial"/>
              </w:rPr>
              <w:t>163.80</w:t>
            </w:r>
          </w:p>
        </w:tc>
        <w:tc>
          <w:tcPr>
            <w:tcW w:w="3150" w:type="dxa"/>
            <w:tcBorders>
              <w:top w:val="single" w:sz="8" w:space="0" w:color="000000"/>
              <w:left w:val="single" w:sz="8" w:space="0" w:color="FFFFFF"/>
              <w:bottom w:val="nil"/>
              <w:right w:val="single" w:sz="8" w:space="0" w:color="FFFFFF"/>
            </w:tcBorders>
            <w:shd w:val="clear" w:color="auto" w:fill="auto"/>
            <w:tcMar>
              <w:top w:w="15" w:type="dxa"/>
              <w:left w:w="108" w:type="dxa"/>
              <w:bottom w:w="0" w:type="dxa"/>
              <w:right w:w="108" w:type="dxa"/>
            </w:tcMar>
            <w:hideMark/>
          </w:tcPr>
          <w:p w14:paraId="61BED4AE" w14:textId="77777777" w:rsidR="00527D9A" w:rsidRPr="00165C0C" w:rsidRDefault="00527D9A" w:rsidP="00953353">
            <w:pPr>
              <w:rPr>
                <w:rFonts w:ascii="Arial" w:hAnsi="Arial" w:cs="Arial"/>
              </w:rPr>
            </w:pPr>
          </w:p>
        </w:tc>
      </w:tr>
      <w:tr w:rsidR="00527D9A" w:rsidRPr="00165C0C" w14:paraId="6D2CF161" w14:textId="77777777" w:rsidTr="008D5C53">
        <w:trPr>
          <w:trHeight w:hRule="exact" w:val="360"/>
        </w:trPr>
        <w:tc>
          <w:tcPr>
            <w:tcW w:w="107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F0F367F"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5AA727D" w14:textId="77777777" w:rsidR="00527D9A" w:rsidRPr="00165C0C" w:rsidRDefault="00527D9A" w:rsidP="00953353">
            <w:pPr>
              <w:rPr>
                <w:rFonts w:ascii="Arial" w:hAnsi="Arial" w:cs="Arial"/>
              </w:rPr>
            </w:pPr>
            <w:r w:rsidRPr="00165C0C">
              <w:rPr>
                <w:rFonts w:ascii="Arial" w:hAnsi="Arial" w:cs="Arial"/>
                <w:bCs/>
                <w:color w:val="000000" w:themeColor="text1"/>
                <w:kern w:val="24"/>
              </w:rPr>
              <w:t>102.33</w:t>
            </w:r>
          </w:p>
        </w:tc>
        <w:tc>
          <w:tcPr>
            <w:tcW w:w="270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6F702C6" w14:textId="77777777" w:rsidR="00527D9A" w:rsidRPr="00165C0C" w:rsidRDefault="00527D9A" w:rsidP="00953353">
            <w:pPr>
              <w:rPr>
                <w:rFonts w:ascii="Arial" w:hAnsi="Arial" w:cs="Arial"/>
              </w:rPr>
            </w:pPr>
            <w:r w:rsidRPr="00165C0C">
              <w:rPr>
                <w:rFonts w:ascii="Arial" w:hAnsi="Arial" w:cs="Arial"/>
              </w:rPr>
              <w:t>6.83 (1H, s)</w:t>
            </w:r>
          </w:p>
        </w:tc>
        <w:tc>
          <w:tcPr>
            <w:tcW w:w="135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D3225D8" w14:textId="77777777" w:rsidR="00527D9A" w:rsidRPr="00165C0C" w:rsidRDefault="00527D9A" w:rsidP="00953353">
            <w:pPr>
              <w:rPr>
                <w:rFonts w:ascii="Arial" w:hAnsi="Arial" w:cs="Arial"/>
              </w:rPr>
            </w:pPr>
            <w:r w:rsidRPr="00165C0C">
              <w:rPr>
                <w:rFonts w:ascii="Arial" w:hAnsi="Arial" w:cs="Arial"/>
              </w:rPr>
              <w:t>101.60</w:t>
            </w:r>
          </w:p>
        </w:tc>
        <w:tc>
          <w:tcPr>
            <w:tcW w:w="3150" w:type="dxa"/>
            <w:tcBorders>
              <w:top w:val="nil"/>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E2A6FD" w14:textId="77777777" w:rsidR="00527D9A" w:rsidRPr="00165C0C" w:rsidRDefault="00527D9A" w:rsidP="00953353">
            <w:pPr>
              <w:rPr>
                <w:rFonts w:ascii="Arial" w:hAnsi="Arial" w:cs="Arial"/>
              </w:rPr>
            </w:pPr>
            <w:r w:rsidRPr="00165C0C">
              <w:rPr>
                <w:rFonts w:ascii="Arial" w:hAnsi="Arial" w:cs="Arial"/>
              </w:rPr>
              <w:t>6.76 (1H, s)</w:t>
            </w:r>
          </w:p>
        </w:tc>
      </w:tr>
      <w:tr w:rsidR="00527D9A" w:rsidRPr="00165C0C" w14:paraId="09EF803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034FC4A"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BBF8C02" w14:textId="77777777" w:rsidR="00527D9A" w:rsidRPr="00165C0C" w:rsidRDefault="00527D9A" w:rsidP="00953353">
            <w:pPr>
              <w:rPr>
                <w:rFonts w:ascii="Arial" w:hAnsi="Arial" w:cs="Arial"/>
              </w:rPr>
            </w:pPr>
            <w:r w:rsidRPr="00165C0C">
              <w:rPr>
                <w:rFonts w:ascii="Arial" w:hAnsi="Arial" w:cs="Arial"/>
                <w:bCs/>
                <w:color w:val="000000" w:themeColor="text1"/>
                <w:kern w:val="24"/>
              </w:rPr>
              <w:t>181.72</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E6AFC92"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96850B2" w14:textId="77777777" w:rsidR="00527D9A" w:rsidRPr="00165C0C" w:rsidRDefault="00527D9A" w:rsidP="00953353">
            <w:pPr>
              <w:rPr>
                <w:rFonts w:ascii="Arial" w:hAnsi="Arial" w:cs="Arial"/>
              </w:rPr>
            </w:pPr>
            <w:r w:rsidRPr="00165C0C">
              <w:rPr>
                <w:rFonts w:ascii="Arial" w:hAnsi="Arial" w:cs="Arial"/>
              </w:rPr>
              <w:t>181.40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EC8678" w14:textId="77777777" w:rsidR="00527D9A" w:rsidRPr="00165C0C" w:rsidRDefault="00527D9A" w:rsidP="00953353">
            <w:pPr>
              <w:rPr>
                <w:rFonts w:ascii="Arial" w:hAnsi="Arial" w:cs="Arial"/>
              </w:rPr>
            </w:pPr>
          </w:p>
        </w:tc>
      </w:tr>
      <w:tr w:rsidR="00527D9A" w:rsidRPr="00165C0C" w14:paraId="4F2FC77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416708F"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BE8E8BB" w14:textId="77777777" w:rsidR="00527D9A" w:rsidRPr="00165C0C" w:rsidRDefault="00527D9A" w:rsidP="00953353">
            <w:pPr>
              <w:rPr>
                <w:rFonts w:ascii="Arial" w:hAnsi="Arial" w:cs="Arial"/>
              </w:rPr>
            </w:pPr>
            <w:r w:rsidRPr="00165C0C">
              <w:rPr>
                <w:rFonts w:ascii="Arial" w:hAnsi="Arial" w:cs="Arial"/>
                <w:bCs/>
                <w:color w:val="000000" w:themeColor="text1"/>
                <w:kern w:val="24"/>
              </w:rPr>
              <w:t>156.90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1350C0D" w14:textId="77777777" w:rsidR="00527D9A" w:rsidRPr="00165C0C" w:rsidRDefault="00527D9A" w:rsidP="00953353">
            <w:pPr>
              <w:rPr>
                <w:rFonts w:ascii="Arial" w:hAnsi="Arial" w:cs="Arial"/>
              </w:rPr>
            </w:pPr>
            <w:r w:rsidRPr="00165C0C">
              <w:rPr>
                <w:rFonts w:ascii="Arial" w:hAnsi="Arial" w:cs="Arial"/>
              </w:rPr>
              <w:t>12.82 (OH, br,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B1C1875" w14:textId="77777777" w:rsidR="00527D9A" w:rsidRPr="00165C0C" w:rsidRDefault="00527D9A" w:rsidP="00953353">
            <w:pPr>
              <w:rPr>
                <w:rFonts w:ascii="Arial" w:hAnsi="Arial" w:cs="Arial"/>
              </w:rPr>
            </w:pPr>
            <w:r w:rsidRPr="00165C0C">
              <w:rPr>
                <w:rFonts w:ascii="Arial" w:hAnsi="Arial" w:cs="Arial"/>
              </w:rPr>
              <w:t>156.50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E2E9CA" w14:textId="77777777" w:rsidR="00527D9A" w:rsidRPr="00165C0C" w:rsidRDefault="00527D9A" w:rsidP="00953353">
            <w:pPr>
              <w:rPr>
                <w:rFonts w:ascii="Arial" w:hAnsi="Arial" w:cs="Arial"/>
              </w:rPr>
            </w:pPr>
            <w:r w:rsidRPr="00165C0C">
              <w:rPr>
                <w:rFonts w:ascii="Arial" w:hAnsi="Arial" w:cs="Arial"/>
              </w:rPr>
              <w:t>12.74 (1H, br s)</w:t>
            </w:r>
          </w:p>
        </w:tc>
      </w:tr>
      <w:tr w:rsidR="00527D9A" w:rsidRPr="00165C0C" w14:paraId="4104C874"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7032AD1"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8E7BED" w14:textId="77777777" w:rsidR="00527D9A" w:rsidRPr="00165C0C" w:rsidRDefault="00527D9A" w:rsidP="00953353">
            <w:pPr>
              <w:rPr>
                <w:rFonts w:ascii="Arial" w:hAnsi="Arial" w:cs="Arial"/>
              </w:rPr>
            </w:pPr>
            <w:r w:rsidRPr="00165C0C">
              <w:rPr>
                <w:rFonts w:ascii="Arial" w:hAnsi="Arial" w:cs="Arial"/>
                <w:bCs/>
                <w:color w:val="000000" w:themeColor="text1"/>
                <w:kern w:val="24"/>
              </w:rPr>
              <w:t xml:space="preserve"> 98.86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835116F" w14:textId="77777777" w:rsidR="00527D9A" w:rsidRPr="00165C0C" w:rsidRDefault="00527D9A" w:rsidP="00953353">
            <w:pPr>
              <w:rPr>
                <w:rFonts w:ascii="Arial" w:hAnsi="Arial" w:cs="Arial"/>
              </w:rPr>
            </w:pPr>
            <w:r w:rsidRPr="00165C0C">
              <w:rPr>
                <w:rFonts w:ascii="Arial" w:hAnsi="Arial" w:cs="Arial"/>
              </w:rPr>
              <w:t>6.29 (1H,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6EA9D1A" w14:textId="77777777" w:rsidR="00527D9A" w:rsidRPr="00165C0C" w:rsidRDefault="00527D9A" w:rsidP="00953353">
            <w:pPr>
              <w:rPr>
                <w:rFonts w:ascii="Arial" w:hAnsi="Arial" w:cs="Arial"/>
              </w:rPr>
            </w:pPr>
            <w:r w:rsidRPr="00165C0C">
              <w:rPr>
                <w:rFonts w:ascii="Arial" w:hAnsi="Arial" w:cs="Arial"/>
              </w:rPr>
              <w:t>99.40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199B6C0" w14:textId="77777777" w:rsidR="00527D9A" w:rsidRPr="00165C0C" w:rsidRDefault="00527D9A" w:rsidP="00953353">
            <w:pPr>
              <w:rPr>
                <w:rFonts w:ascii="Arial" w:hAnsi="Arial" w:cs="Arial"/>
              </w:rPr>
            </w:pPr>
            <w:r w:rsidRPr="00165C0C">
              <w:rPr>
                <w:rFonts w:ascii="Arial" w:hAnsi="Arial" w:cs="Arial"/>
              </w:rPr>
              <w:t>6.56 (1H, s)</w:t>
            </w:r>
          </w:p>
        </w:tc>
      </w:tr>
      <w:tr w:rsidR="00527D9A" w:rsidRPr="00165C0C" w14:paraId="7020B2CA"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F8AE8C6" w14:textId="77777777" w:rsidR="00527D9A" w:rsidRPr="00165C0C" w:rsidRDefault="00527D9A" w:rsidP="00953353">
            <w:pPr>
              <w:rPr>
                <w:rFonts w:ascii="Arial" w:hAnsi="Arial" w:cs="Arial"/>
              </w:rPr>
            </w:pPr>
            <w:r w:rsidRPr="00165C0C">
              <w:rPr>
                <w:rFonts w:ascii="Arial" w:hAnsi="Arial" w:cs="Arial"/>
                <w:b/>
                <w:bCs/>
              </w:rPr>
              <w:t>7</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F10DD94" w14:textId="77777777" w:rsidR="00527D9A" w:rsidRPr="00165C0C" w:rsidRDefault="00527D9A" w:rsidP="00953353">
            <w:pPr>
              <w:rPr>
                <w:rFonts w:ascii="Arial" w:hAnsi="Arial" w:cs="Arial"/>
              </w:rPr>
            </w:pPr>
            <w:r w:rsidRPr="00165C0C">
              <w:rPr>
                <w:rFonts w:ascii="Arial" w:hAnsi="Arial" w:cs="Arial"/>
                <w:bCs/>
                <w:color w:val="000000" w:themeColor="text1"/>
                <w:kern w:val="24"/>
              </w:rPr>
              <w:t>157.23</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11551B" w14:textId="77777777" w:rsidR="00527D9A" w:rsidRPr="00165C0C" w:rsidRDefault="00527D9A" w:rsidP="00953353">
            <w:pPr>
              <w:rPr>
                <w:rFonts w:ascii="Arial" w:hAnsi="Arial" w:cs="Arial"/>
              </w:rPr>
            </w:pPr>
            <w:r w:rsidRPr="00165C0C">
              <w:rPr>
                <w:rFonts w:ascii="Arial" w:hAnsi="Arial" w:cs="Arial"/>
              </w:rPr>
              <w:t>5.44 (OH, br,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4FA943A" w14:textId="77777777" w:rsidR="00527D9A" w:rsidRPr="00165C0C" w:rsidRDefault="00527D9A" w:rsidP="00953353">
            <w:pPr>
              <w:rPr>
                <w:rFonts w:ascii="Arial" w:hAnsi="Arial" w:cs="Arial"/>
              </w:rPr>
            </w:pPr>
            <w:r w:rsidRPr="00165C0C">
              <w:rPr>
                <w:rFonts w:ascii="Arial" w:hAnsi="Arial" w:cs="Arial"/>
              </w:rPr>
              <w:t>156.50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C151704" w14:textId="77777777" w:rsidR="00527D9A" w:rsidRPr="00165C0C" w:rsidRDefault="00527D9A" w:rsidP="00953353">
            <w:pPr>
              <w:rPr>
                <w:rFonts w:ascii="Arial" w:hAnsi="Arial" w:cs="Arial"/>
              </w:rPr>
            </w:pPr>
          </w:p>
        </w:tc>
      </w:tr>
      <w:tr w:rsidR="00527D9A" w:rsidRPr="00165C0C" w14:paraId="4B7F5C20"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177F462" w14:textId="77777777" w:rsidR="00527D9A" w:rsidRPr="00165C0C" w:rsidRDefault="00527D9A" w:rsidP="00953353">
            <w:pPr>
              <w:rPr>
                <w:rFonts w:ascii="Arial" w:hAnsi="Arial" w:cs="Arial"/>
              </w:rPr>
            </w:pPr>
            <w:r w:rsidRPr="00165C0C">
              <w:rPr>
                <w:rFonts w:ascii="Arial" w:hAnsi="Arial" w:cs="Arial"/>
                <w:b/>
                <w:bCs/>
              </w:rPr>
              <w:t>8</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1E716F6" w14:textId="77777777" w:rsidR="00527D9A" w:rsidRPr="00165C0C" w:rsidRDefault="00527D9A" w:rsidP="00953353">
            <w:pPr>
              <w:rPr>
                <w:rFonts w:ascii="Arial" w:hAnsi="Arial" w:cs="Arial"/>
              </w:rPr>
            </w:pPr>
            <w:r w:rsidRPr="00165C0C">
              <w:rPr>
                <w:rFonts w:ascii="Arial" w:hAnsi="Arial" w:cs="Arial"/>
                <w:bCs/>
                <w:color w:val="000000" w:themeColor="text1"/>
                <w:kern w:val="24"/>
              </w:rPr>
              <w:t>125.11</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968C084"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AE9066" w14:textId="77777777" w:rsidR="00527D9A" w:rsidRPr="00165C0C" w:rsidRDefault="00527D9A" w:rsidP="00953353">
            <w:pPr>
              <w:rPr>
                <w:rFonts w:ascii="Arial" w:hAnsi="Arial" w:cs="Arial"/>
              </w:rPr>
            </w:pPr>
            <w:r w:rsidRPr="00165C0C">
              <w:rPr>
                <w:rFonts w:ascii="Arial" w:hAnsi="Arial" w:cs="Arial"/>
              </w:rPr>
              <w:t>125.30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DE66A0D" w14:textId="77777777" w:rsidR="00527D9A" w:rsidRPr="00165C0C" w:rsidRDefault="00527D9A" w:rsidP="00953353">
            <w:pPr>
              <w:rPr>
                <w:rFonts w:ascii="Arial" w:hAnsi="Arial" w:cs="Arial"/>
              </w:rPr>
            </w:pPr>
            <w:r w:rsidRPr="00165C0C">
              <w:rPr>
                <w:rFonts w:ascii="Arial" w:hAnsi="Arial" w:cs="Arial"/>
              </w:rPr>
              <w:t>6.99 (1H, s)</w:t>
            </w:r>
          </w:p>
        </w:tc>
      </w:tr>
      <w:tr w:rsidR="00527D9A" w:rsidRPr="00165C0C" w14:paraId="06719A9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FFE0493" w14:textId="77777777" w:rsidR="00527D9A" w:rsidRPr="00165C0C" w:rsidRDefault="00527D9A" w:rsidP="00953353">
            <w:pPr>
              <w:rPr>
                <w:rFonts w:ascii="Arial" w:hAnsi="Arial" w:cs="Arial"/>
              </w:rPr>
            </w:pPr>
            <w:r w:rsidRPr="00165C0C">
              <w:rPr>
                <w:rFonts w:ascii="Arial" w:hAnsi="Arial" w:cs="Arial"/>
                <w:b/>
                <w:bCs/>
              </w:rPr>
              <w:t>9</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F026A25" w14:textId="77777777" w:rsidR="00527D9A" w:rsidRPr="00165C0C" w:rsidRDefault="00527D9A" w:rsidP="00953353">
            <w:pPr>
              <w:rPr>
                <w:rFonts w:ascii="Arial" w:hAnsi="Arial" w:cs="Arial"/>
              </w:rPr>
            </w:pPr>
            <w:r w:rsidRPr="00165C0C">
              <w:rPr>
                <w:rFonts w:ascii="Arial" w:hAnsi="Arial" w:cs="Arial"/>
                <w:bCs/>
                <w:color w:val="000000" w:themeColor="text1"/>
                <w:kern w:val="24"/>
              </w:rPr>
              <w:t>149.19</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AAEF944"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59D67DD" w14:textId="77777777" w:rsidR="00527D9A" w:rsidRPr="00165C0C" w:rsidRDefault="00527D9A" w:rsidP="00953353">
            <w:pPr>
              <w:rPr>
                <w:rFonts w:ascii="Arial" w:hAnsi="Arial" w:cs="Arial"/>
              </w:rPr>
            </w:pPr>
            <w:r w:rsidRPr="00165C0C">
              <w:rPr>
                <w:rFonts w:ascii="Arial" w:hAnsi="Arial" w:cs="Arial"/>
              </w:rPr>
              <w:t>148.80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A67209" w14:textId="77777777" w:rsidR="00527D9A" w:rsidRPr="00165C0C" w:rsidRDefault="00527D9A" w:rsidP="00953353">
            <w:pPr>
              <w:rPr>
                <w:rFonts w:ascii="Arial" w:hAnsi="Arial" w:cs="Arial"/>
              </w:rPr>
            </w:pPr>
          </w:p>
        </w:tc>
      </w:tr>
      <w:tr w:rsidR="00527D9A" w:rsidRPr="00165C0C" w14:paraId="335C9ABB"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F43513D" w14:textId="77777777" w:rsidR="00527D9A" w:rsidRPr="00165C0C" w:rsidRDefault="00527D9A" w:rsidP="00953353">
            <w:pPr>
              <w:rPr>
                <w:rFonts w:ascii="Arial" w:hAnsi="Arial" w:cs="Arial"/>
              </w:rPr>
            </w:pPr>
            <w:r w:rsidRPr="00165C0C">
              <w:rPr>
                <w:rFonts w:ascii="Arial" w:hAnsi="Arial" w:cs="Arial"/>
                <w:b/>
                <w:bCs/>
              </w:rPr>
              <w:t>10</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4908393" w14:textId="77777777" w:rsidR="00527D9A" w:rsidRPr="00165C0C" w:rsidRDefault="00527D9A" w:rsidP="00953353">
            <w:pPr>
              <w:rPr>
                <w:rFonts w:ascii="Arial" w:hAnsi="Arial" w:cs="Arial"/>
              </w:rPr>
            </w:pPr>
            <w:r w:rsidRPr="00165C0C">
              <w:rPr>
                <w:rFonts w:ascii="Arial" w:hAnsi="Arial" w:cs="Arial"/>
                <w:bCs/>
                <w:color w:val="000000" w:themeColor="text1"/>
                <w:kern w:val="24"/>
              </w:rPr>
              <w:t>103.35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148641"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96F3C04" w14:textId="77777777" w:rsidR="00527D9A" w:rsidRPr="00165C0C" w:rsidRDefault="00527D9A" w:rsidP="00953353">
            <w:pPr>
              <w:rPr>
                <w:rFonts w:ascii="Arial" w:hAnsi="Arial" w:cs="Arial"/>
              </w:rPr>
            </w:pPr>
            <w:r w:rsidRPr="00165C0C">
              <w:rPr>
                <w:rFonts w:ascii="Arial" w:hAnsi="Arial" w:cs="Arial"/>
              </w:rPr>
              <w:t>102.60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B5E151C" w14:textId="77777777" w:rsidR="00527D9A" w:rsidRPr="00165C0C" w:rsidRDefault="00527D9A" w:rsidP="00953353">
            <w:pPr>
              <w:rPr>
                <w:rFonts w:ascii="Arial" w:hAnsi="Arial" w:cs="Arial"/>
              </w:rPr>
            </w:pPr>
          </w:p>
        </w:tc>
      </w:tr>
      <w:tr w:rsidR="00527D9A" w:rsidRPr="00165C0C" w14:paraId="31AB345C"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2A8BD52" w14:textId="77777777" w:rsidR="00527D9A" w:rsidRPr="00165C0C" w:rsidRDefault="00527D9A" w:rsidP="00953353">
            <w:pPr>
              <w:rPr>
                <w:rFonts w:ascii="Arial" w:hAnsi="Arial" w:cs="Arial"/>
              </w:rPr>
            </w:pPr>
            <w:r w:rsidRPr="00165C0C">
              <w:rPr>
                <w:rFonts w:ascii="Arial" w:hAnsi="Arial" w:cs="Arial"/>
                <w:b/>
                <w:bCs/>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73ADE9" w14:textId="77777777" w:rsidR="00527D9A" w:rsidRPr="00165C0C" w:rsidRDefault="00527D9A" w:rsidP="00953353">
            <w:pPr>
              <w:rPr>
                <w:rFonts w:ascii="Arial" w:hAnsi="Arial" w:cs="Arial"/>
              </w:rPr>
            </w:pPr>
            <w:r w:rsidRPr="00165C0C">
              <w:rPr>
                <w:rFonts w:ascii="Arial" w:hAnsi="Arial" w:cs="Arial"/>
                <w:bCs/>
                <w:color w:val="000000" w:themeColor="text1"/>
                <w:kern w:val="24"/>
              </w:rPr>
              <w:t>120.96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E3832F"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12C941D" w14:textId="77777777" w:rsidR="00527D9A" w:rsidRPr="00165C0C" w:rsidRDefault="00527D9A" w:rsidP="00953353">
            <w:pPr>
              <w:rPr>
                <w:rFonts w:ascii="Arial" w:hAnsi="Arial" w:cs="Arial"/>
              </w:rPr>
            </w:pPr>
            <w:r w:rsidRPr="00165C0C">
              <w:rPr>
                <w:rFonts w:ascii="Arial" w:hAnsi="Arial" w:cs="Arial"/>
              </w:rPr>
              <w:t>120.70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3B07E8" w14:textId="77777777" w:rsidR="00527D9A" w:rsidRPr="00165C0C" w:rsidRDefault="00527D9A" w:rsidP="00953353">
            <w:pPr>
              <w:rPr>
                <w:rFonts w:ascii="Arial" w:hAnsi="Arial" w:cs="Arial"/>
              </w:rPr>
            </w:pPr>
          </w:p>
        </w:tc>
      </w:tr>
      <w:tr w:rsidR="00527D9A" w:rsidRPr="00165C0C" w14:paraId="4636D37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004888A"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8F6C4D1" w14:textId="77777777" w:rsidR="00527D9A" w:rsidRPr="00165C0C" w:rsidRDefault="00527D9A" w:rsidP="00953353">
            <w:pPr>
              <w:rPr>
                <w:rFonts w:ascii="Arial" w:hAnsi="Arial" w:cs="Arial"/>
              </w:rPr>
            </w:pPr>
            <w:r w:rsidRPr="00165C0C">
              <w:rPr>
                <w:rFonts w:ascii="Arial" w:hAnsi="Arial" w:cs="Arial"/>
                <w:bCs/>
                <w:color w:val="000000" w:themeColor="text1"/>
                <w:kern w:val="24"/>
              </w:rPr>
              <w:t>128.85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DE93F9F" w14:textId="77777777" w:rsidR="00527D9A" w:rsidRPr="00165C0C" w:rsidRDefault="00527D9A"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83A8B5C" w14:textId="77777777" w:rsidR="00527D9A" w:rsidRPr="00165C0C" w:rsidRDefault="00527D9A" w:rsidP="00953353">
            <w:pPr>
              <w:rPr>
                <w:rFonts w:ascii="Arial" w:hAnsi="Arial" w:cs="Arial"/>
              </w:rPr>
            </w:pPr>
            <w:r w:rsidRPr="00165C0C">
              <w:rPr>
                <w:rFonts w:ascii="Arial" w:hAnsi="Arial" w:cs="Arial"/>
              </w:rPr>
              <w:t>128.50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900FEAB" w14:textId="77777777" w:rsidR="00527D9A" w:rsidRPr="00165C0C" w:rsidRDefault="00527D9A" w:rsidP="00953353">
            <w:pPr>
              <w:rPr>
                <w:rFonts w:ascii="Arial" w:hAnsi="Arial" w:cs="Arial"/>
              </w:rPr>
            </w:pPr>
            <w:r w:rsidRPr="00165C0C">
              <w:rPr>
                <w:rFonts w:ascii="Arial" w:hAnsi="Arial" w:cs="Arial"/>
                <w:lang w:val="pt-BR"/>
              </w:rPr>
              <w:t xml:space="preserve">8.40 (2H, d, </w:t>
            </w:r>
            <w:r w:rsidRPr="00165C0C">
              <w:rPr>
                <w:rFonts w:ascii="Arial" w:hAnsi="Arial" w:cs="Arial"/>
                <w:i/>
                <w:lang w:val="pt-BR"/>
              </w:rPr>
              <w:t>J</w:t>
            </w:r>
            <w:r w:rsidRPr="00165C0C">
              <w:rPr>
                <w:rFonts w:ascii="Arial" w:hAnsi="Arial" w:cs="Arial"/>
                <w:lang w:val="pt-BR"/>
              </w:rPr>
              <w:t xml:space="preserve"> = 8.0 Hz) </w:t>
            </w:r>
          </w:p>
        </w:tc>
      </w:tr>
      <w:tr w:rsidR="00527D9A" w:rsidRPr="00165C0C" w14:paraId="4704CF6E"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05A706A"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8976E98" w14:textId="77777777" w:rsidR="00527D9A" w:rsidRPr="00165C0C" w:rsidRDefault="00527D9A" w:rsidP="00953353">
            <w:pPr>
              <w:rPr>
                <w:rFonts w:ascii="Arial" w:hAnsi="Arial" w:cs="Arial"/>
              </w:rPr>
            </w:pPr>
            <w:r w:rsidRPr="00165C0C">
              <w:rPr>
                <w:rFonts w:ascii="Arial" w:hAnsi="Arial" w:cs="Arial"/>
                <w:bCs/>
                <w:color w:val="000000" w:themeColor="text1"/>
                <w:kern w:val="24"/>
              </w:rPr>
              <w:t>115.96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47AA021" w14:textId="77777777" w:rsidR="00527D9A" w:rsidRPr="00165C0C" w:rsidRDefault="00527D9A"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F5DBC79" w14:textId="77777777" w:rsidR="00527D9A" w:rsidRPr="00165C0C" w:rsidRDefault="00527D9A" w:rsidP="00953353">
            <w:pPr>
              <w:rPr>
                <w:rFonts w:ascii="Arial" w:hAnsi="Arial" w:cs="Arial"/>
              </w:rPr>
            </w:pPr>
            <w:r w:rsidRPr="00165C0C">
              <w:rPr>
                <w:rFonts w:ascii="Arial" w:hAnsi="Arial" w:cs="Arial"/>
              </w:rPr>
              <w:t>115.70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A14476D" w14:textId="77777777" w:rsidR="00527D9A" w:rsidRPr="00165C0C" w:rsidRDefault="00527D9A" w:rsidP="00953353">
            <w:pPr>
              <w:rPr>
                <w:rFonts w:ascii="Arial" w:hAnsi="Arial" w:cs="Arial"/>
              </w:rPr>
            </w:pPr>
            <w:r w:rsidRPr="00165C0C">
              <w:rPr>
                <w:rFonts w:ascii="Arial" w:hAnsi="Arial" w:cs="Arial"/>
                <w:lang w:val="pt-BR"/>
              </w:rPr>
              <w:t xml:space="preserve">7.48 (2H, d, </w:t>
            </w:r>
            <w:r w:rsidRPr="00165C0C">
              <w:rPr>
                <w:rFonts w:ascii="Arial" w:hAnsi="Arial" w:cs="Arial"/>
                <w:i/>
                <w:lang w:val="pt-BR"/>
              </w:rPr>
              <w:t>J</w:t>
            </w:r>
            <w:r w:rsidRPr="00165C0C">
              <w:rPr>
                <w:rFonts w:ascii="Arial" w:hAnsi="Arial" w:cs="Arial"/>
                <w:lang w:val="pt-BR"/>
              </w:rPr>
              <w:t xml:space="preserve"> = 8.0 Hz)</w:t>
            </w:r>
          </w:p>
        </w:tc>
      </w:tr>
      <w:tr w:rsidR="00527D9A" w:rsidRPr="00165C0C" w14:paraId="0A73A48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967698"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D507193" w14:textId="77777777" w:rsidR="00527D9A" w:rsidRPr="00165C0C" w:rsidRDefault="00527D9A" w:rsidP="00953353">
            <w:pPr>
              <w:rPr>
                <w:rFonts w:ascii="Arial" w:hAnsi="Arial" w:cs="Arial"/>
              </w:rPr>
            </w:pPr>
            <w:r w:rsidRPr="00165C0C">
              <w:rPr>
                <w:rFonts w:ascii="Arial" w:hAnsi="Arial" w:cs="Arial"/>
                <w:bCs/>
                <w:color w:val="000000" w:themeColor="text1"/>
                <w:kern w:val="24"/>
              </w:rPr>
              <w:t>161.12</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221CB66" w14:textId="77777777" w:rsidR="00527D9A" w:rsidRPr="00165C0C" w:rsidRDefault="00527D9A" w:rsidP="00953353">
            <w:pPr>
              <w:rPr>
                <w:rFonts w:ascii="Arial" w:hAnsi="Arial" w:cs="Arial"/>
              </w:rPr>
            </w:pPr>
            <w:r w:rsidRPr="00165C0C">
              <w:rPr>
                <w:rFonts w:ascii="Arial" w:hAnsi="Arial" w:cs="Arial"/>
              </w:rPr>
              <w:t>10.34 (OH, br, s)</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584EE55" w14:textId="77777777" w:rsidR="00527D9A" w:rsidRPr="00165C0C" w:rsidRDefault="00527D9A" w:rsidP="00953353">
            <w:pPr>
              <w:rPr>
                <w:rFonts w:ascii="Arial" w:hAnsi="Arial" w:cs="Arial"/>
              </w:rPr>
            </w:pPr>
            <w:r w:rsidRPr="00165C0C">
              <w:rPr>
                <w:rFonts w:ascii="Arial" w:hAnsi="Arial" w:cs="Arial"/>
              </w:rPr>
              <w:t>160.80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7B80A66" w14:textId="77777777" w:rsidR="00527D9A" w:rsidRPr="00165C0C" w:rsidRDefault="00527D9A" w:rsidP="00953353">
            <w:pPr>
              <w:rPr>
                <w:rFonts w:ascii="Arial" w:hAnsi="Arial" w:cs="Arial"/>
              </w:rPr>
            </w:pPr>
            <w:r w:rsidRPr="00165C0C">
              <w:rPr>
                <w:rFonts w:ascii="Arial" w:hAnsi="Arial" w:cs="Arial"/>
              </w:rPr>
              <w:t>10.36 (1H, br s)</w:t>
            </w:r>
          </w:p>
        </w:tc>
      </w:tr>
      <w:tr w:rsidR="00527D9A" w:rsidRPr="00165C0C" w14:paraId="5512EFC1"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17B8EBC"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C1F84E8" w14:textId="77777777" w:rsidR="00527D9A" w:rsidRPr="00165C0C" w:rsidRDefault="00527D9A" w:rsidP="00953353">
            <w:pPr>
              <w:rPr>
                <w:rFonts w:ascii="Arial" w:hAnsi="Arial" w:cs="Arial"/>
              </w:rPr>
            </w:pPr>
            <w:r w:rsidRPr="00165C0C">
              <w:rPr>
                <w:rFonts w:ascii="Arial" w:hAnsi="Arial" w:cs="Arial"/>
                <w:bCs/>
                <w:color w:val="000000" w:themeColor="text1"/>
                <w:kern w:val="24"/>
              </w:rPr>
              <w:t>115.96</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03AA47A" w14:textId="77777777" w:rsidR="00527D9A" w:rsidRPr="00165C0C" w:rsidRDefault="00527D9A" w:rsidP="00953353">
            <w:pPr>
              <w:rPr>
                <w:rFonts w:ascii="Arial" w:hAnsi="Arial" w:cs="Arial"/>
              </w:rPr>
            </w:pPr>
            <w:r w:rsidRPr="00165C0C">
              <w:rPr>
                <w:rFonts w:ascii="Arial" w:hAnsi="Arial" w:cs="Arial"/>
              </w:rPr>
              <w:t xml:space="preserve">6.93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4C4C140" w14:textId="77777777" w:rsidR="00527D9A" w:rsidRPr="00165C0C" w:rsidRDefault="00527D9A" w:rsidP="00953353">
            <w:pPr>
              <w:rPr>
                <w:rFonts w:ascii="Arial" w:hAnsi="Arial" w:cs="Arial"/>
              </w:rPr>
            </w:pPr>
            <w:r w:rsidRPr="00165C0C">
              <w:rPr>
                <w:rFonts w:ascii="Arial" w:hAnsi="Arial" w:cs="Arial"/>
                <w:lang w:val="pt-BR"/>
              </w:rPr>
              <w:t>115.70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B368180" w14:textId="77777777" w:rsidR="00527D9A" w:rsidRPr="00165C0C" w:rsidRDefault="00527D9A" w:rsidP="00953353">
            <w:pPr>
              <w:rPr>
                <w:rFonts w:ascii="Arial" w:hAnsi="Arial" w:cs="Arial"/>
              </w:rPr>
            </w:pPr>
            <w:r w:rsidRPr="00165C0C">
              <w:rPr>
                <w:rFonts w:ascii="Arial" w:hAnsi="Arial" w:cs="Arial"/>
                <w:lang w:val="pt-BR"/>
              </w:rPr>
              <w:t xml:space="preserve">7.48 (2H, d, </w:t>
            </w:r>
            <w:r w:rsidRPr="00165C0C">
              <w:rPr>
                <w:rFonts w:ascii="Arial" w:hAnsi="Arial" w:cs="Arial"/>
                <w:i/>
                <w:lang w:val="pt-BR"/>
              </w:rPr>
              <w:t>J</w:t>
            </w:r>
            <w:r w:rsidRPr="00165C0C">
              <w:rPr>
                <w:rFonts w:ascii="Arial" w:hAnsi="Arial" w:cs="Arial"/>
                <w:lang w:val="pt-BR"/>
              </w:rPr>
              <w:t xml:space="preserve"> = 8.0 Hz)</w:t>
            </w:r>
          </w:p>
        </w:tc>
      </w:tr>
      <w:tr w:rsidR="00527D9A" w:rsidRPr="00165C0C" w14:paraId="23797337"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2849A4D"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42057FC" w14:textId="77777777" w:rsidR="00527D9A" w:rsidRPr="00165C0C" w:rsidRDefault="00527D9A" w:rsidP="00953353">
            <w:pPr>
              <w:rPr>
                <w:rFonts w:ascii="Arial" w:hAnsi="Arial" w:cs="Arial"/>
              </w:rPr>
            </w:pPr>
            <w:r w:rsidRPr="00165C0C">
              <w:rPr>
                <w:rFonts w:ascii="Arial" w:hAnsi="Arial" w:cs="Arial"/>
                <w:bCs/>
                <w:color w:val="000000" w:themeColor="text1"/>
                <w:kern w:val="24"/>
              </w:rPr>
              <w:t>128.85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7DC3A7C" w14:textId="77777777" w:rsidR="00527D9A" w:rsidRPr="00165C0C" w:rsidRDefault="00527D9A" w:rsidP="00953353">
            <w:pPr>
              <w:rPr>
                <w:rFonts w:ascii="Arial" w:hAnsi="Arial" w:cs="Arial"/>
              </w:rPr>
            </w:pPr>
            <w:r w:rsidRPr="00165C0C">
              <w:rPr>
                <w:rFonts w:ascii="Arial" w:hAnsi="Arial" w:cs="Arial"/>
              </w:rPr>
              <w:t xml:space="preserve">8.07 (2H, d, </w:t>
            </w:r>
            <w:r w:rsidRPr="00165C0C">
              <w:rPr>
                <w:rFonts w:ascii="Arial" w:hAnsi="Arial" w:cs="Arial"/>
                <w:i/>
              </w:rPr>
              <w:t>J</w:t>
            </w:r>
            <w:r w:rsidRPr="00165C0C">
              <w:rPr>
                <w:rFonts w:ascii="Arial" w:hAnsi="Arial" w:cs="Arial"/>
              </w:rPr>
              <w:t xml:space="preserve"> = 8.64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6BC7C04" w14:textId="77777777" w:rsidR="00527D9A" w:rsidRPr="00165C0C" w:rsidRDefault="00527D9A" w:rsidP="00953353">
            <w:pPr>
              <w:rPr>
                <w:rFonts w:ascii="Arial" w:hAnsi="Arial" w:cs="Arial"/>
              </w:rPr>
            </w:pPr>
            <w:r w:rsidRPr="00165C0C">
              <w:rPr>
                <w:rFonts w:ascii="Arial" w:hAnsi="Arial" w:cs="Arial"/>
                <w:lang w:val="pt-BR"/>
              </w:rPr>
              <w:t>128.50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7EE7E8B" w14:textId="77777777" w:rsidR="00527D9A" w:rsidRPr="00165C0C" w:rsidRDefault="00527D9A" w:rsidP="00953353">
            <w:pPr>
              <w:rPr>
                <w:rFonts w:ascii="Arial" w:hAnsi="Arial" w:cs="Arial"/>
              </w:rPr>
            </w:pPr>
            <w:r w:rsidRPr="00165C0C">
              <w:rPr>
                <w:rFonts w:ascii="Arial" w:hAnsi="Arial" w:cs="Arial"/>
                <w:lang w:val="pt-BR"/>
              </w:rPr>
              <w:t xml:space="preserve">8.40 (2H, d, </w:t>
            </w:r>
            <w:r w:rsidRPr="00165C0C">
              <w:rPr>
                <w:rFonts w:ascii="Arial" w:hAnsi="Arial" w:cs="Arial"/>
                <w:i/>
                <w:lang w:val="pt-BR"/>
              </w:rPr>
              <w:t>J</w:t>
            </w:r>
            <w:r w:rsidRPr="00165C0C">
              <w:rPr>
                <w:rFonts w:ascii="Arial" w:hAnsi="Arial" w:cs="Arial"/>
                <w:lang w:val="pt-BR"/>
              </w:rPr>
              <w:t xml:space="preserve"> = 8.0 Hz) </w:t>
            </w:r>
          </w:p>
        </w:tc>
      </w:tr>
      <w:tr w:rsidR="00527D9A" w:rsidRPr="00165C0C" w14:paraId="13AC0255"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545BADC" w14:textId="77777777" w:rsidR="00527D9A" w:rsidRPr="00165C0C" w:rsidRDefault="00527D9A" w:rsidP="00953353">
            <w:pPr>
              <w:rPr>
                <w:rFonts w:ascii="Arial" w:hAnsi="Arial" w:cs="Arial"/>
              </w:rPr>
            </w:pPr>
            <w:r w:rsidRPr="00165C0C">
              <w:rPr>
                <w:rFonts w:ascii="Arial" w:hAnsi="Arial" w:cs="Arial"/>
                <w:b/>
                <w:bCs/>
              </w:rPr>
              <w:t>1''</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F1E2E09" w14:textId="77777777" w:rsidR="00527D9A" w:rsidRPr="00165C0C" w:rsidRDefault="00527D9A" w:rsidP="00953353">
            <w:pPr>
              <w:rPr>
                <w:rFonts w:ascii="Arial" w:hAnsi="Arial" w:cs="Arial"/>
              </w:rPr>
            </w:pPr>
            <w:r w:rsidRPr="00165C0C">
              <w:rPr>
                <w:rFonts w:ascii="Arial" w:hAnsi="Arial" w:cs="Arial"/>
                <w:bCs/>
                <w:color w:val="000000" w:themeColor="text1"/>
                <w:kern w:val="24"/>
              </w:rPr>
              <w:t>106.25</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3D8FE3E" w14:textId="77777777" w:rsidR="00527D9A" w:rsidRPr="00165C0C" w:rsidRDefault="00527D9A" w:rsidP="00953353">
            <w:pPr>
              <w:rPr>
                <w:rFonts w:ascii="Arial" w:hAnsi="Arial" w:cs="Arial"/>
              </w:rPr>
            </w:pPr>
            <w:r w:rsidRPr="00165C0C">
              <w:rPr>
                <w:rFonts w:ascii="Arial" w:hAnsi="Arial" w:cs="Arial"/>
              </w:rPr>
              <w:t xml:space="preserve">4.82 (1H, d, </w:t>
            </w:r>
            <w:r w:rsidRPr="00165C0C">
              <w:rPr>
                <w:rFonts w:ascii="Arial" w:hAnsi="Arial" w:cs="Arial"/>
                <w:i/>
              </w:rPr>
              <w:t>J</w:t>
            </w:r>
            <w:r w:rsidRPr="00165C0C">
              <w:rPr>
                <w:rFonts w:ascii="Arial" w:hAnsi="Arial" w:cs="Arial"/>
              </w:rPr>
              <w:t xml:space="preserve"> = 7. 86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69E445F" w14:textId="77777777" w:rsidR="00527D9A" w:rsidRPr="00165C0C" w:rsidRDefault="00527D9A" w:rsidP="00953353">
            <w:pPr>
              <w:rPr>
                <w:rFonts w:ascii="Arial" w:hAnsi="Arial" w:cs="Arial"/>
              </w:rPr>
            </w:pPr>
            <w:r w:rsidRPr="00165C0C">
              <w:rPr>
                <w:rFonts w:ascii="Arial" w:hAnsi="Arial" w:cs="Arial"/>
              </w:rPr>
              <w:t>106.10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0B1E507" w14:textId="77777777" w:rsidR="00527D9A" w:rsidRPr="00165C0C" w:rsidRDefault="00527D9A" w:rsidP="00953353">
            <w:pPr>
              <w:rPr>
                <w:rFonts w:ascii="Arial" w:hAnsi="Arial" w:cs="Arial"/>
              </w:rPr>
            </w:pPr>
            <w:r w:rsidRPr="00165C0C">
              <w:rPr>
                <w:rFonts w:ascii="Arial" w:hAnsi="Arial" w:cs="Arial"/>
                <w:lang w:val="pt-BR"/>
              </w:rPr>
              <w:t xml:space="preserve">5.07 (1H, d, </w:t>
            </w:r>
            <w:r w:rsidRPr="00165C0C">
              <w:rPr>
                <w:rFonts w:ascii="Arial" w:hAnsi="Arial" w:cs="Arial"/>
                <w:i/>
                <w:lang w:val="pt-BR"/>
              </w:rPr>
              <w:t>J</w:t>
            </w:r>
            <w:r w:rsidRPr="00165C0C">
              <w:rPr>
                <w:rFonts w:ascii="Arial" w:hAnsi="Arial" w:cs="Arial"/>
                <w:lang w:val="pt-BR"/>
              </w:rPr>
              <w:t xml:space="preserve"> = 7.6 Hz)</w:t>
            </w:r>
          </w:p>
        </w:tc>
      </w:tr>
      <w:tr w:rsidR="00527D9A" w:rsidRPr="00165C0C" w14:paraId="0EC4057E"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8E2209D" w14:textId="77777777" w:rsidR="00527D9A" w:rsidRPr="00165C0C" w:rsidRDefault="00527D9A" w:rsidP="00953353">
            <w:pPr>
              <w:rPr>
                <w:rFonts w:ascii="Arial" w:hAnsi="Arial" w:cs="Arial"/>
              </w:rPr>
            </w:pPr>
            <w:r w:rsidRPr="00165C0C">
              <w:rPr>
                <w:rFonts w:ascii="Arial" w:hAnsi="Arial" w:cs="Arial"/>
                <w:b/>
                <w:bCs/>
              </w:rPr>
              <w:t>2''</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60A078B" w14:textId="77777777" w:rsidR="00527D9A" w:rsidRPr="00165C0C" w:rsidRDefault="00527D9A" w:rsidP="00953353">
            <w:pPr>
              <w:rPr>
                <w:rFonts w:ascii="Arial" w:hAnsi="Arial" w:cs="Arial"/>
              </w:rPr>
            </w:pPr>
            <w:r w:rsidRPr="00165C0C">
              <w:rPr>
                <w:rFonts w:ascii="Arial" w:hAnsi="Arial" w:cs="Arial"/>
                <w:bCs/>
                <w:color w:val="000000" w:themeColor="text1"/>
                <w:kern w:val="24"/>
              </w:rPr>
              <w:t>73.69</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69D03789" w14:textId="77777777" w:rsidR="00527D9A" w:rsidRPr="00165C0C" w:rsidRDefault="00527D9A" w:rsidP="00953353">
            <w:pPr>
              <w:rPr>
                <w:rFonts w:ascii="Arial" w:hAnsi="Arial" w:cs="Arial"/>
              </w:rPr>
            </w:pPr>
            <w:r w:rsidRPr="00165C0C">
              <w:rPr>
                <w:rFonts w:ascii="Arial" w:hAnsi="Arial" w:cs="Arial"/>
              </w:rPr>
              <w:t>3.49 (1H, t,</w:t>
            </w:r>
            <w:r w:rsidRPr="00165C0C">
              <w:rPr>
                <w:rFonts w:ascii="Arial" w:hAnsi="Arial" w:cs="Arial"/>
                <w:i/>
              </w:rPr>
              <w:t xml:space="preserve"> J</w:t>
            </w:r>
            <w:r w:rsidRPr="00165C0C">
              <w:rPr>
                <w:rFonts w:ascii="Arial" w:hAnsi="Arial" w:cs="Arial"/>
              </w:rPr>
              <w:t xml:space="preserve"> = 8.58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3EF6D04" w14:textId="77777777" w:rsidR="00527D9A" w:rsidRPr="00165C0C" w:rsidRDefault="00527D9A" w:rsidP="00953353">
            <w:pPr>
              <w:rPr>
                <w:rFonts w:ascii="Arial" w:hAnsi="Arial" w:cs="Arial"/>
              </w:rPr>
            </w:pPr>
            <w:r w:rsidRPr="00165C0C">
              <w:rPr>
                <w:rFonts w:ascii="Arial" w:hAnsi="Arial" w:cs="Arial"/>
              </w:rPr>
              <w:t>73.10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3362206" w14:textId="77777777" w:rsidR="00527D9A" w:rsidRPr="00165C0C" w:rsidRDefault="00527D9A" w:rsidP="00953353">
            <w:pPr>
              <w:rPr>
                <w:rFonts w:ascii="Arial" w:hAnsi="Arial" w:cs="Arial"/>
              </w:rPr>
            </w:pPr>
            <w:r w:rsidRPr="00165C0C">
              <w:rPr>
                <w:rFonts w:ascii="Arial" w:hAnsi="Arial" w:cs="Arial"/>
              </w:rPr>
              <w:t>4.31 (1H, overlapped)</w:t>
            </w:r>
          </w:p>
        </w:tc>
      </w:tr>
      <w:tr w:rsidR="00527D9A" w:rsidRPr="00165C0C" w14:paraId="3683D849"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11366ED" w14:textId="77777777" w:rsidR="00527D9A" w:rsidRPr="00165C0C" w:rsidRDefault="00527D9A" w:rsidP="00953353">
            <w:pPr>
              <w:rPr>
                <w:rFonts w:ascii="Arial" w:hAnsi="Arial" w:cs="Arial"/>
              </w:rPr>
            </w:pPr>
            <w:r w:rsidRPr="00165C0C">
              <w:rPr>
                <w:rFonts w:ascii="Arial" w:hAnsi="Arial" w:cs="Arial"/>
                <w:b/>
                <w:bCs/>
              </w:rPr>
              <w:t>3''</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06055C2" w14:textId="77777777" w:rsidR="00527D9A" w:rsidRPr="00165C0C" w:rsidRDefault="00527D9A" w:rsidP="00953353">
            <w:pPr>
              <w:rPr>
                <w:rFonts w:ascii="Arial" w:hAnsi="Arial" w:cs="Arial"/>
              </w:rPr>
            </w:pPr>
            <w:r w:rsidRPr="00165C0C">
              <w:rPr>
                <w:rFonts w:ascii="Arial" w:hAnsi="Arial" w:cs="Arial"/>
                <w:bCs/>
                <w:color w:val="000000" w:themeColor="text1"/>
                <w:kern w:val="24"/>
              </w:rPr>
              <w:t>75.20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AC6CE23" w14:textId="77777777" w:rsidR="00527D9A" w:rsidRPr="00165C0C" w:rsidRDefault="00527D9A" w:rsidP="00953353">
            <w:pPr>
              <w:rPr>
                <w:rFonts w:ascii="Arial" w:hAnsi="Arial" w:cs="Arial"/>
              </w:rPr>
            </w:pPr>
            <w:r w:rsidRPr="00165C0C">
              <w:rPr>
                <w:rFonts w:ascii="Arial" w:hAnsi="Arial" w:cs="Arial"/>
              </w:rPr>
              <w:t xml:space="preserve">3.35 (1H, t, </w:t>
            </w:r>
            <w:r w:rsidRPr="00165C0C">
              <w:rPr>
                <w:rFonts w:ascii="Arial" w:hAnsi="Arial" w:cs="Arial"/>
                <w:i/>
              </w:rPr>
              <w:t>J</w:t>
            </w:r>
            <w:r w:rsidRPr="00165C0C">
              <w:rPr>
                <w:rFonts w:ascii="Arial" w:hAnsi="Arial" w:cs="Arial"/>
              </w:rPr>
              <w:t xml:space="preserve"> = 9.06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7DF0CAD" w14:textId="77777777" w:rsidR="00527D9A" w:rsidRPr="00165C0C" w:rsidRDefault="00527D9A" w:rsidP="00953353">
            <w:pPr>
              <w:rPr>
                <w:rFonts w:ascii="Arial" w:hAnsi="Arial" w:cs="Arial"/>
              </w:rPr>
            </w:pPr>
            <w:r w:rsidRPr="00165C0C">
              <w:rPr>
                <w:rFonts w:ascii="Arial" w:hAnsi="Arial" w:cs="Arial"/>
              </w:rPr>
              <w:t>76.70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2F61B59" w14:textId="77777777" w:rsidR="00527D9A" w:rsidRPr="00165C0C" w:rsidRDefault="00527D9A" w:rsidP="00953353">
            <w:pPr>
              <w:rPr>
                <w:rFonts w:ascii="Arial" w:hAnsi="Arial" w:cs="Arial"/>
              </w:rPr>
            </w:pPr>
            <w:r w:rsidRPr="00165C0C">
              <w:rPr>
                <w:rFonts w:ascii="Arial" w:hAnsi="Arial" w:cs="Arial"/>
              </w:rPr>
              <w:t>4.31 (1H, overlapped)</w:t>
            </w:r>
          </w:p>
        </w:tc>
      </w:tr>
      <w:tr w:rsidR="00527D9A" w:rsidRPr="00165C0C" w14:paraId="4F03B9DD"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B0D2FC7" w14:textId="77777777" w:rsidR="00527D9A" w:rsidRPr="00165C0C" w:rsidRDefault="00527D9A" w:rsidP="00953353">
            <w:pPr>
              <w:rPr>
                <w:rFonts w:ascii="Arial" w:hAnsi="Arial" w:cs="Arial"/>
              </w:rPr>
            </w:pPr>
            <w:r w:rsidRPr="00165C0C">
              <w:rPr>
                <w:rFonts w:ascii="Arial" w:hAnsi="Arial" w:cs="Arial"/>
                <w:b/>
                <w:bCs/>
              </w:rPr>
              <w:t>4''</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3EECC2B" w14:textId="77777777" w:rsidR="00527D9A" w:rsidRPr="00165C0C" w:rsidRDefault="00527D9A" w:rsidP="00953353">
            <w:pPr>
              <w:rPr>
                <w:rFonts w:ascii="Arial" w:hAnsi="Arial" w:cs="Arial"/>
              </w:rPr>
            </w:pPr>
            <w:r w:rsidRPr="00165C0C">
              <w:rPr>
                <w:rFonts w:ascii="Arial" w:hAnsi="Arial" w:cs="Arial"/>
                <w:bCs/>
                <w:color w:val="000000" w:themeColor="text1"/>
                <w:kern w:val="24"/>
              </w:rPr>
              <w:t>71.41</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3B1B7699" w14:textId="77777777" w:rsidR="00527D9A" w:rsidRPr="00165C0C" w:rsidRDefault="00527D9A" w:rsidP="00953353">
            <w:pPr>
              <w:rPr>
                <w:rFonts w:ascii="Arial" w:hAnsi="Arial" w:cs="Arial"/>
              </w:rPr>
            </w:pPr>
            <w:r w:rsidRPr="00165C0C">
              <w:rPr>
                <w:rFonts w:ascii="Arial" w:hAnsi="Arial" w:cs="Arial"/>
              </w:rPr>
              <w:t xml:space="preserve">3.51 (1H, t, </w:t>
            </w:r>
            <w:r w:rsidRPr="00165C0C">
              <w:rPr>
                <w:rFonts w:ascii="Arial" w:hAnsi="Arial" w:cs="Arial"/>
                <w:i/>
              </w:rPr>
              <w:t>J</w:t>
            </w:r>
            <w:r w:rsidRPr="00165C0C">
              <w:rPr>
                <w:rFonts w:ascii="Arial" w:hAnsi="Arial" w:cs="Arial"/>
              </w:rPr>
              <w:t xml:space="preserve"> = 9.6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27A1916B" w14:textId="77777777" w:rsidR="00527D9A" w:rsidRPr="00165C0C" w:rsidRDefault="00527D9A" w:rsidP="00953353">
            <w:pPr>
              <w:rPr>
                <w:rFonts w:ascii="Arial" w:hAnsi="Arial" w:cs="Arial"/>
              </w:rPr>
            </w:pPr>
            <w:r w:rsidRPr="00165C0C">
              <w:rPr>
                <w:rFonts w:ascii="Arial" w:hAnsi="Arial" w:cs="Arial"/>
              </w:rPr>
              <w:t>71.80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C54746F" w14:textId="77777777" w:rsidR="00527D9A" w:rsidRPr="00165C0C" w:rsidRDefault="00527D9A" w:rsidP="00953353">
            <w:pPr>
              <w:rPr>
                <w:rFonts w:ascii="Arial" w:hAnsi="Arial" w:cs="Arial"/>
              </w:rPr>
            </w:pPr>
            <w:r w:rsidRPr="00165C0C">
              <w:rPr>
                <w:rFonts w:ascii="Arial" w:hAnsi="Arial" w:cs="Arial"/>
              </w:rPr>
              <w:t>4.35 (1H, m)</w:t>
            </w:r>
          </w:p>
        </w:tc>
      </w:tr>
      <w:tr w:rsidR="00527D9A" w:rsidRPr="00165C0C" w14:paraId="7CBBC723" w14:textId="77777777" w:rsidTr="008D5C53">
        <w:trPr>
          <w:trHeight w:hRule="exact" w:val="360"/>
        </w:trPr>
        <w:tc>
          <w:tcPr>
            <w:tcW w:w="10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5CFE30B8" w14:textId="77777777" w:rsidR="00527D9A" w:rsidRPr="00165C0C" w:rsidRDefault="00527D9A" w:rsidP="00953353">
            <w:pPr>
              <w:rPr>
                <w:rFonts w:ascii="Arial" w:hAnsi="Arial" w:cs="Arial"/>
              </w:rPr>
            </w:pPr>
            <w:r w:rsidRPr="00165C0C">
              <w:rPr>
                <w:rFonts w:ascii="Arial" w:hAnsi="Arial" w:cs="Arial"/>
                <w:b/>
                <w:bCs/>
              </w:rPr>
              <w:t>5''</w:t>
            </w:r>
          </w:p>
        </w:tc>
        <w:tc>
          <w:tcPr>
            <w:tcW w:w="117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1E9FF017" w14:textId="77777777" w:rsidR="00527D9A" w:rsidRPr="00165C0C" w:rsidRDefault="00527D9A" w:rsidP="00953353">
            <w:pPr>
              <w:rPr>
                <w:rFonts w:ascii="Arial" w:hAnsi="Arial" w:cs="Arial"/>
              </w:rPr>
            </w:pPr>
            <w:r w:rsidRPr="00165C0C">
              <w:rPr>
                <w:rFonts w:ascii="Arial" w:hAnsi="Arial" w:cs="Arial"/>
                <w:bCs/>
                <w:color w:val="000000" w:themeColor="text1"/>
                <w:kern w:val="24"/>
              </w:rPr>
              <w:t>76.00</w:t>
            </w:r>
          </w:p>
        </w:tc>
        <w:tc>
          <w:tcPr>
            <w:tcW w:w="270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78CA75BF" w14:textId="77777777" w:rsidR="00527D9A" w:rsidRPr="00165C0C" w:rsidRDefault="00527D9A" w:rsidP="00953353">
            <w:pPr>
              <w:rPr>
                <w:rFonts w:ascii="Arial" w:hAnsi="Arial" w:cs="Arial"/>
              </w:rPr>
            </w:pPr>
            <w:r w:rsidRPr="00165C0C">
              <w:rPr>
                <w:rFonts w:ascii="Arial" w:hAnsi="Arial" w:cs="Arial"/>
              </w:rPr>
              <w:t xml:space="preserve">3.82 (1H, d, </w:t>
            </w:r>
            <w:r w:rsidRPr="00165C0C">
              <w:rPr>
                <w:rFonts w:ascii="Arial" w:hAnsi="Arial" w:cs="Arial"/>
                <w:i/>
              </w:rPr>
              <w:t>J</w:t>
            </w:r>
            <w:r w:rsidRPr="00165C0C">
              <w:rPr>
                <w:rFonts w:ascii="Arial" w:hAnsi="Arial" w:cs="Arial"/>
              </w:rPr>
              <w:t xml:space="preserve"> = 9.66 Hz)</w:t>
            </w:r>
          </w:p>
        </w:tc>
        <w:tc>
          <w:tcPr>
            <w:tcW w:w="13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0A1426F6" w14:textId="77777777" w:rsidR="00527D9A" w:rsidRPr="00165C0C" w:rsidRDefault="00527D9A" w:rsidP="00953353">
            <w:pPr>
              <w:rPr>
                <w:rFonts w:ascii="Arial" w:hAnsi="Arial" w:cs="Arial"/>
              </w:rPr>
            </w:pPr>
            <w:r w:rsidRPr="00165C0C">
              <w:rPr>
                <w:rFonts w:ascii="Arial" w:hAnsi="Arial" w:cs="Arial"/>
              </w:rPr>
              <w:t>75.50</w:t>
            </w:r>
          </w:p>
        </w:tc>
        <w:tc>
          <w:tcPr>
            <w:tcW w:w="3150" w:type="dxa"/>
            <w:tcBorders>
              <w:top w:val="single" w:sz="8" w:space="0" w:color="FFFFFF"/>
              <w:left w:val="single" w:sz="8" w:space="0" w:color="FFFFFF"/>
              <w:bottom w:val="single" w:sz="8" w:space="0" w:color="FFFFFF"/>
              <w:right w:val="single" w:sz="8" w:space="0" w:color="FFFFFF"/>
            </w:tcBorders>
            <w:shd w:val="clear" w:color="auto" w:fill="auto"/>
            <w:tcMar>
              <w:top w:w="15" w:type="dxa"/>
              <w:left w:w="108" w:type="dxa"/>
              <w:bottom w:w="0" w:type="dxa"/>
              <w:right w:w="108" w:type="dxa"/>
            </w:tcMar>
            <w:hideMark/>
          </w:tcPr>
          <w:p w14:paraId="42276789" w14:textId="77777777" w:rsidR="00527D9A" w:rsidRPr="00165C0C" w:rsidRDefault="00527D9A" w:rsidP="00953353">
            <w:pPr>
              <w:rPr>
                <w:rFonts w:ascii="Arial" w:hAnsi="Arial" w:cs="Arial"/>
              </w:rPr>
            </w:pPr>
            <w:r w:rsidRPr="00165C0C">
              <w:rPr>
                <w:rFonts w:ascii="Arial" w:hAnsi="Arial" w:cs="Arial"/>
                <w:lang w:val="pt-BR"/>
              </w:rPr>
              <w:t xml:space="preserve">4.19 (1H, d, </w:t>
            </w:r>
            <w:r w:rsidRPr="00165C0C">
              <w:rPr>
                <w:rFonts w:ascii="Arial" w:hAnsi="Arial" w:cs="Arial"/>
                <w:i/>
                <w:lang w:val="pt-BR"/>
              </w:rPr>
              <w:t>J</w:t>
            </w:r>
            <w:r w:rsidRPr="00165C0C">
              <w:rPr>
                <w:rFonts w:ascii="Arial" w:hAnsi="Arial" w:cs="Arial"/>
                <w:lang w:val="pt-BR"/>
              </w:rPr>
              <w:t xml:space="preserve"> = 8.8 Hz)</w:t>
            </w:r>
          </w:p>
        </w:tc>
      </w:tr>
      <w:tr w:rsidR="00527D9A" w:rsidRPr="00165C0C" w14:paraId="7B2ADB12" w14:textId="77777777" w:rsidTr="008D5C53">
        <w:trPr>
          <w:trHeight w:hRule="exact" w:val="360"/>
        </w:trPr>
        <w:tc>
          <w:tcPr>
            <w:tcW w:w="107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AD377C9" w14:textId="77777777" w:rsidR="00527D9A" w:rsidRPr="00165C0C" w:rsidRDefault="00527D9A" w:rsidP="00953353">
            <w:pPr>
              <w:rPr>
                <w:rFonts w:ascii="Arial" w:hAnsi="Arial" w:cs="Arial"/>
              </w:rPr>
            </w:pPr>
            <w:r w:rsidRPr="00165C0C">
              <w:rPr>
                <w:rFonts w:ascii="Arial" w:hAnsi="Arial" w:cs="Arial"/>
                <w:b/>
                <w:bCs/>
              </w:rPr>
              <w:t>6’’</w:t>
            </w:r>
          </w:p>
        </w:tc>
        <w:tc>
          <w:tcPr>
            <w:tcW w:w="117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2DA72D6B" w14:textId="77777777" w:rsidR="00527D9A" w:rsidRPr="00165C0C" w:rsidRDefault="00527D9A" w:rsidP="00953353">
            <w:pPr>
              <w:rPr>
                <w:rFonts w:ascii="Arial" w:hAnsi="Arial" w:cs="Arial"/>
              </w:rPr>
            </w:pPr>
            <w:r w:rsidRPr="00165C0C">
              <w:rPr>
                <w:rFonts w:ascii="Arial" w:hAnsi="Arial" w:cs="Arial"/>
                <w:bCs/>
                <w:color w:val="000000" w:themeColor="text1"/>
                <w:kern w:val="24"/>
              </w:rPr>
              <w:t>169.96</w:t>
            </w:r>
          </w:p>
        </w:tc>
        <w:tc>
          <w:tcPr>
            <w:tcW w:w="270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01861BB8" w14:textId="77777777" w:rsidR="00527D9A" w:rsidRPr="00165C0C" w:rsidRDefault="00527D9A" w:rsidP="00953353">
            <w:pPr>
              <w:rPr>
                <w:rFonts w:ascii="Arial" w:hAnsi="Arial" w:cs="Arial"/>
              </w:rPr>
            </w:pPr>
          </w:p>
        </w:tc>
        <w:tc>
          <w:tcPr>
            <w:tcW w:w="135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10E21E04" w14:textId="77777777" w:rsidR="00527D9A" w:rsidRPr="00165C0C" w:rsidRDefault="00527D9A" w:rsidP="00953353">
            <w:pPr>
              <w:rPr>
                <w:rFonts w:ascii="Arial" w:hAnsi="Arial" w:cs="Arial"/>
              </w:rPr>
            </w:pPr>
            <w:r w:rsidRPr="00165C0C">
              <w:rPr>
                <w:rFonts w:ascii="Arial" w:hAnsi="Arial" w:cs="Arial"/>
              </w:rPr>
              <w:t>173.80</w:t>
            </w:r>
          </w:p>
        </w:tc>
        <w:tc>
          <w:tcPr>
            <w:tcW w:w="3150" w:type="dxa"/>
            <w:tcBorders>
              <w:top w:val="single" w:sz="8" w:space="0" w:color="FFFFFF"/>
              <w:left w:val="single" w:sz="8" w:space="0" w:color="FFFFFF"/>
              <w:bottom w:val="single" w:sz="8" w:space="0" w:color="000000"/>
              <w:right w:val="single" w:sz="8" w:space="0" w:color="FFFFFF"/>
            </w:tcBorders>
            <w:shd w:val="clear" w:color="auto" w:fill="auto"/>
            <w:tcMar>
              <w:top w:w="15" w:type="dxa"/>
              <w:left w:w="108" w:type="dxa"/>
              <w:bottom w:w="0" w:type="dxa"/>
              <w:right w:w="108" w:type="dxa"/>
            </w:tcMar>
            <w:hideMark/>
          </w:tcPr>
          <w:p w14:paraId="4DA62D76" w14:textId="77777777" w:rsidR="00527D9A" w:rsidRPr="00165C0C" w:rsidRDefault="00527D9A" w:rsidP="00953353">
            <w:pPr>
              <w:rPr>
                <w:rFonts w:ascii="Arial" w:hAnsi="Arial" w:cs="Arial"/>
              </w:rPr>
            </w:pPr>
          </w:p>
        </w:tc>
      </w:tr>
    </w:tbl>
    <w:p w14:paraId="362349E9" w14:textId="0797D4C4" w:rsidR="001042F7" w:rsidRPr="00F20C47" w:rsidRDefault="001042F7" w:rsidP="00953353">
      <w:pPr>
        <w:rPr>
          <w:ins w:id="26" w:author="Ding,Yousong" w:date="2021-11-09T22:54:00Z"/>
          <w:rFonts w:ascii="Arial" w:hAnsi="Arial" w:cs="Arial"/>
        </w:rPr>
      </w:pPr>
      <w:ins w:id="27" w:author="Ding,Yousong" w:date="2021-11-09T22:54:00Z">
        <w:r>
          <w:rPr>
            <w:rFonts w:ascii="Arial" w:hAnsi="Arial" w:cs="Arial"/>
          </w:rPr>
          <w:t>* this unknown compound was elucidated as</w:t>
        </w:r>
        <w:r w:rsidRPr="001042F7">
          <w:t xml:space="preserve"> </w:t>
        </w:r>
        <w:r w:rsidRPr="001042F7">
          <w:rPr>
            <w:rFonts w:ascii="Arial" w:hAnsi="Arial" w:cs="Arial"/>
          </w:rPr>
          <w:t>isoscutellarein 8-</w:t>
        </w:r>
        <w:r w:rsidRPr="0041362E">
          <w:rPr>
            <w:rFonts w:ascii="Arial" w:hAnsi="Arial" w:cs="Arial"/>
            <w:i/>
          </w:rPr>
          <w:t>O</w:t>
        </w:r>
        <w:r w:rsidRPr="001042F7">
          <w:rPr>
            <w:rFonts w:ascii="Arial" w:hAnsi="Arial" w:cs="Arial"/>
          </w:rPr>
          <w:t>-β-glucuronopyranoside</w:t>
        </w:r>
      </w:ins>
      <w:ins w:id="28" w:author="Bryce Askey" w:date="2021-11-17T20:50:00Z">
        <w:r w:rsidR="007F60D7">
          <w:rPr>
            <w:rFonts w:ascii="Arial" w:hAnsi="Arial" w:cs="Arial"/>
          </w:rPr>
          <w:t xml:space="preserve"> (isoscutellarein 8-G)</w:t>
        </w:r>
      </w:ins>
      <w:ins w:id="29" w:author="Ding,Yousong" w:date="2021-11-09T22:54:00Z">
        <w:r>
          <w:rPr>
            <w:rFonts w:ascii="Arial" w:hAnsi="Arial" w:cs="Arial"/>
          </w:rPr>
          <w:t xml:space="preserve"> in this study.</w:t>
        </w:r>
        <w:del w:id="30" w:author="Bryce Askey" w:date="2021-11-17T20:51:00Z">
          <w:r w:rsidDel="007F60D7">
            <w:rPr>
              <w:rFonts w:ascii="Arial" w:hAnsi="Arial" w:cs="Arial"/>
            </w:rPr>
            <w:delText xml:space="preserve">  </w:delText>
          </w:r>
        </w:del>
      </w:ins>
    </w:p>
    <w:p w14:paraId="02D7399A" w14:textId="70791287" w:rsidR="00527D9A" w:rsidRPr="005E4813" w:rsidRDefault="005E4813" w:rsidP="00953353">
      <w:pPr>
        <w:rPr>
          <w:rFonts w:ascii="Arial" w:hAnsi="Arial" w:cs="Arial"/>
        </w:rPr>
      </w:pPr>
      <w:ins w:id="31" w:author="Bryce Askey" w:date="2021-11-17T21:03:00Z">
        <w:r>
          <w:rPr>
            <w:rFonts w:ascii="Arial" w:hAnsi="Arial" w:cs="Arial"/>
            <w:vertAlign w:val="superscript"/>
          </w:rPr>
          <w:t>2</w:t>
        </w:r>
      </w:ins>
      <w:ins w:id="32" w:author="Bryce Askey" w:date="2021-11-17T21:04:00Z">
        <w:r>
          <w:rPr>
            <w:rFonts w:ascii="Arial" w:hAnsi="Arial" w:cs="Arial"/>
          </w:rPr>
          <w:t xml:space="preserve"> Billeter et al., 1991</w:t>
        </w:r>
      </w:ins>
    </w:p>
    <w:p w14:paraId="15C98724" w14:textId="77777777" w:rsidR="00E4664B" w:rsidRDefault="00E4664B" w:rsidP="00953353">
      <w:r>
        <w:br w:type="page"/>
      </w:r>
    </w:p>
    <w:p w14:paraId="6F521A6A" w14:textId="77777777" w:rsidR="00E4664B" w:rsidRDefault="00BF671E" w:rsidP="00953353">
      <w:pPr>
        <w:rPr>
          <w:rFonts w:ascii="Arial" w:hAnsi="Arial" w:cs="Arial"/>
        </w:rPr>
      </w:pPr>
      <w:r>
        <w:rPr>
          <w:rFonts w:ascii="Arial" w:hAnsi="Arial" w:cs="Arial"/>
          <w:b/>
          <w:bCs/>
        </w:rPr>
        <w:lastRenderedPageBreak/>
        <w:t>Table</w:t>
      </w:r>
      <w:r w:rsidR="00147166">
        <w:rPr>
          <w:rFonts w:ascii="Arial" w:hAnsi="Arial" w:cs="Arial"/>
          <w:b/>
          <w:bCs/>
        </w:rPr>
        <w:t xml:space="preserve"> S3</w:t>
      </w:r>
      <w:r w:rsidR="00E4664B" w:rsidRPr="00165C0C">
        <w:rPr>
          <w:rFonts w:ascii="Arial" w:hAnsi="Arial" w:cs="Arial"/>
        </w:rPr>
        <w:t xml:space="preserve">. </w:t>
      </w:r>
      <w:r w:rsidR="00E4664B">
        <w:rPr>
          <w:rFonts w:ascii="Arial" w:hAnsi="Arial" w:cs="Arial"/>
        </w:rPr>
        <w:t>Voucher information for the species used in this study.</w:t>
      </w:r>
    </w:p>
    <w:p w14:paraId="3BCC370A" w14:textId="77777777" w:rsidR="00E4664B" w:rsidRPr="00B70D7A" w:rsidRDefault="00E4664B" w:rsidP="00953353">
      <w:pPr>
        <w:rPr>
          <w:rFonts w:ascii="Arial" w:hAnsi="Arial" w:cs="Arial"/>
          <w:sz w:val="16"/>
          <w:szCs w:val="16"/>
        </w:rPr>
      </w:pPr>
    </w:p>
    <w:tbl>
      <w:tblPr>
        <w:tblStyle w:val="PlainTable4"/>
        <w:tblW w:w="0" w:type="auto"/>
        <w:tblLook w:val="04A0" w:firstRow="1" w:lastRow="0" w:firstColumn="1" w:lastColumn="0" w:noHBand="0" w:noVBand="1"/>
      </w:tblPr>
      <w:tblGrid>
        <w:gridCol w:w="2204"/>
        <w:gridCol w:w="2150"/>
      </w:tblGrid>
      <w:tr w:rsidR="00E4664B" w:rsidRPr="00B70D7A" w14:paraId="51956CC0" w14:textId="77777777" w:rsidTr="00E21E8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24684F14"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color w:val="000000"/>
                <w:sz w:val="24"/>
                <w:szCs w:val="24"/>
              </w:rPr>
              <w:t>Species</w:t>
            </w:r>
          </w:p>
        </w:tc>
        <w:tc>
          <w:tcPr>
            <w:tcW w:w="0" w:type="auto"/>
            <w:tcBorders>
              <w:top w:val="single" w:sz="4" w:space="0" w:color="auto"/>
              <w:bottom w:val="single" w:sz="4" w:space="0" w:color="auto"/>
            </w:tcBorders>
            <w:vAlign w:val="center"/>
          </w:tcPr>
          <w:p w14:paraId="50AE80F1" w14:textId="77777777" w:rsidR="00E4664B" w:rsidRPr="00E4664B" w:rsidRDefault="00E4664B" w:rsidP="0095335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E4664B">
              <w:rPr>
                <w:rFonts w:ascii="Arial" w:eastAsia="Times New Roman" w:hAnsi="Arial" w:cs="Arial"/>
                <w:color w:val="000000"/>
                <w:sz w:val="24"/>
                <w:szCs w:val="24"/>
              </w:rPr>
              <w:t>Voucher Number</w:t>
            </w:r>
          </w:p>
        </w:tc>
      </w:tr>
      <w:tr w:rsidR="00E4664B" w:rsidRPr="00B70D7A" w14:paraId="767633D5"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vAlign w:val="center"/>
          </w:tcPr>
          <w:p w14:paraId="6C79DB5D"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altissima</w:t>
            </w:r>
          </w:p>
        </w:tc>
        <w:tc>
          <w:tcPr>
            <w:tcW w:w="0" w:type="auto"/>
            <w:tcBorders>
              <w:top w:val="single" w:sz="4" w:space="0" w:color="auto"/>
            </w:tcBorders>
            <w:vAlign w:val="center"/>
          </w:tcPr>
          <w:p w14:paraId="19E161EB"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275373</w:t>
            </w:r>
          </w:p>
        </w:tc>
      </w:tr>
      <w:tr w:rsidR="00E4664B" w:rsidRPr="00B70D7A" w14:paraId="09306B07"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AF6CD0"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baicalensis</w:t>
            </w:r>
          </w:p>
        </w:tc>
        <w:tc>
          <w:tcPr>
            <w:tcW w:w="0" w:type="auto"/>
            <w:vAlign w:val="center"/>
          </w:tcPr>
          <w:p w14:paraId="77EE39E8"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275374</w:t>
            </w:r>
          </w:p>
        </w:tc>
      </w:tr>
      <w:tr w:rsidR="00E4664B" w:rsidRPr="00B70D7A" w14:paraId="3440D7AC"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18694D5"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barbata</w:t>
            </w:r>
          </w:p>
        </w:tc>
        <w:tc>
          <w:tcPr>
            <w:tcW w:w="0" w:type="auto"/>
            <w:vAlign w:val="center"/>
          </w:tcPr>
          <w:p w14:paraId="43086614"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275375</w:t>
            </w:r>
          </w:p>
        </w:tc>
      </w:tr>
      <w:tr w:rsidR="00E4664B" w:rsidRPr="00B70D7A" w14:paraId="27D74D5C"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9EA31F" w14:textId="617DB808"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 xml:space="preserve">S. </w:t>
            </w:r>
            <w:del w:id="33" w:author="Bryce Askey" w:date="2021-11-18T09:12:00Z">
              <w:r w:rsidRPr="00E4664B" w:rsidDel="00936617">
                <w:rPr>
                  <w:rFonts w:ascii="Arial" w:eastAsia="Times New Roman" w:hAnsi="Arial" w:cs="Arial"/>
                  <w:b w:val="0"/>
                  <w:bCs w:val="0"/>
                  <w:i/>
                  <w:iCs/>
                  <w:color w:val="000000"/>
                  <w:sz w:val="24"/>
                  <w:szCs w:val="24"/>
                </w:rPr>
                <w:delText>leonardii</w:delText>
              </w:r>
            </w:del>
            <w:ins w:id="34" w:author="Bryce Askey" w:date="2021-11-18T09:12:00Z">
              <w:r w:rsidR="00936617">
                <w:rPr>
                  <w:rFonts w:ascii="Arial" w:eastAsia="Times New Roman" w:hAnsi="Arial" w:cs="Arial"/>
                  <w:b w:val="0"/>
                  <w:bCs w:val="0"/>
                  <w:i/>
                  <w:iCs/>
                  <w:color w:val="000000"/>
                  <w:sz w:val="24"/>
                  <w:szCs w:val="24"/>
                </w:rPr>
                <w:t>parvula</w:t>
              </w:r>
            </w:ins>
          </w:p>
        </w:tc>
        <w:tc>
          <w:tcPr>
            <w:tcW w:w="0" w:type="auto"/>
            <w:vAlign w:val="center"/>
          </w:tcPr>
          <w:p w14:paraId="7EE4BA98"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275376</w:t>
            </w:r>
          </w:p>
        </w:tc>
      </w:tr>
      <w:tr w:rsidR="00E4664B" w:rsidRPr="00B70D7A" w14:paraId="68D0BDD8"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BF8AE2"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racemosa</w:t>
            </w:r>
          </w:p>
        </w:tc>
        <w:tc>
          <w:tcPr>
            <w:tcW w:w="0" w:type="auto"/>
            <w:vAlign w:val="center"/>
          </w:tcPr>
          <w:p w14:paraId="143FA605"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275377</w:t>
            </w:r>
          </w:p>
        </w:tc>
      </w:tr>
      <w:tr w:rsidR="00E4664B" w:rsidRPr="00B70D7A" w14:paraId="365E30BD" w14:textId="77777777" w:rsidTr="00E21E8C">
        <w:trPr>
          <w:trHeight w:val="43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0FF1DE"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tournefortii</w:t>
            </w:r>
          </w:p>
        </w:tc>
        <w:tc>
          <w:tcPr>
            <w:tcW w:w="0" w:type="auto"/>
            <w:vAlign w:val="center"/>
          </w:tcPr>
          <w:p w14:paraId="1DBEA8CB" w14:textId="77777777" w:rsidR="00E4664B" w:rsidRPr="00E4664B" w:rsidRDefault="00E4664B" w:rsidP="0095335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275380</w:t>
            </w:r>
          </w:p>
        </w:tc>
      </w:tr>
      <w:tr w:rsidR="00E4664B" w:rsidRPr="00B70D7A" w14:paraId="177F5178" w14:textId="77777777" w:rsidTr="00E21E8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568096F4" w14:textId="77777777" w:rsidR="00E4664B" w:rsidRPr="00E4664B" w:rsidRDefault="00E4664B" w:rsidP="00953353">
            <w:pPr>
              <w:rPr>
                <w:rFonts w:ascii="Arial" w:eastAsia="Times New Roman" w:hAnsi="Arial" w:cs="Arial"/>
                <w:b w:val="0"/>
                <w:bCs w:val="0"/>
                <w:color w:val="000000"/>
                <w:sz w:val="24"/>
                <w:szCs w:val="24"/>
              </w:rPr>
            </w:pPr>
            <w:r w:rsidRPr="00E4664B">
              <w:rPr>
                <w:rFonts w:ascii="Arial" w:eastAsia="Times New Roman" w:hAnsi="Arial" w:cs="Arial"/>
                <w:b w:val="0"/>
                <w:bCs w:val="0"/>
                <w:i/>
                <w:iCs/>
                <w:color w:val="000000"/>
                <w:sz w:val="24"/>
                <w:szCs w:val="24"/>
              </w:rPr>
              <w:t>S. wrightii</w:t>
            </w:r>
          </w:p>
        </w:tc>
        <w:tc>
          <w:tcPr>
            <w:tcW w:w="0" w:type="auto"/>
            <w:tcBorders>
              <w:bottom w:val="single" w:sz="4" w:space="0" w:color="auto"/>
            </w:tcBorders>
            <w:vAlign w:val="center"/>
          </w:tcPr>
          <w:p w14:paraId="1E2BF5BF" w14:textId="77777777" w:rsidR="00E4664B" w:rsidRPr="00E4664B" w:rsidRDefault="00E4664B" w:rsidP="0095335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E4664B">
              <w:rPr>
                <w:rFonts w:ascii="Arial" w:eastAsia="Times New Roman" w:hAnsi="Arial" w:cs="Arial"/>
                <w:color w:val="000000"/>
                <w:sz w:val="24"/>
                <w:szCs w:val="24"/>
              </w:rPr>
              <w:t>FLAS 275381</w:t>
            </w:r>
          </w:p>
        </w:tc>
      </w:tr>
    </w:tbl>
    <w:p w14:paraId="0A651B19" w14:textId="77777777" w:rsidR="00E4664B" w:rsidRDefault="00E4664B" w:rsidP="00953353"/>
    <w:p w14:paraId="63CD51E4" w14:textId="77777777" w:rsidR="00E4664B" w:rsidRDefault="00E4664B" w:rsidP="00953353"/>
    <w:p w14:paraId="56CB806D" w14:textId="77777777" w:rsidR="00E4664B" w:rsidRDefault="00E4664B" w:rsidP="00953353"/>
    <w:p w14:paraId="580AC551" w14:textId="77777777" w:rsidR="00E4664B" w:rsidRPr="000A6091" w:rsidRDefault="000A6091" w:rsidP="00953353">
      <w:pPr>
        <w:rPr>
          <w:rFonts w:ascii="Arial" w:hAnsi="Arial" w:cs="Arial"/>
        </w:rPr>
      </w:pPr>
      <w:r w:rsidRPr="000A6091">
        <w:rPr>
          <w:rFonts w:ascii="Arial" w:hAnsi="Arial" w:cs="Arial"/>
        </w:rPr>
        <w:t>References:</w:t>
      </w:r>
    </w:p>
    <w:p w14:paraId="6F9FF062" w14:textId="749D7045" w:rsidR="005E4813" w:rsidRPr="00636F0A" w:rsidRDefault="00EE3AAE" w:rsidP="00953353">
      <w:pPr>
        <w:pStyle w:val="Bibliography"/>
        <w:rPr>
          <w:rFonts w:ascii="Arial" w:hAnsi="Arial" w:cs="Arial"/>
        </w:rPr>
      </w:pPr>
      <w:r w:rsidRPr="00261FFC">
        <w:rPr>
          <w:rFonts w:ascii="Arial" w:hAnsi="Arial" w:cs="Arial"/>
        </w:rPr>
        <w:fldChar w:fldCharType="begin"/>
      </w:r>
      <w:r w:rsidRPr="00261FFC">
        <w:rPr>
          <w:rFonts w:ascii="Arial" w:hAnsi="Arial" w:cs="Arial"/>
        </w:rPr>
        <w:instrText xml:space="preserve"> ADDIN ZOTERO_BIBL {"uncited":[],"omitted":[],"custom":[]} CSL_BIBLIOGRAPHY </w:instrText>
      </w:r>
      <w:r w:rsidRPr="00261FFC">
        <w:rPr>
          <w:rFonts w:ascii="Arial" w:hAnsi="Arial" w:cs="Arial"/>
        </w:rPr>
        <w:fldChar w:fldCharType="separate"/>
      </w:r>
      <w:r w:rsidRPr="00261FFC">
        <w:rPr>
          <w:rFonts w:ascii="Arial" w:hAnsi="Arial" w:cs="Arial"/>
        </w:rPr>
        <w:t xml:space="preserve">1 </w:t>
      </w:r>
      <w:r w:rsidRPr="00261FFC">
        <w:rPr>
          <w:rFonts w:ascii="Arial" w:hAnsi="Arial" w:cs="Arial"/>
        </w:rPr>
        <w:tab/>
      </w:r>
      <w:r w:rsidR="005E4813" w:rsidRPr="005E4813">
        <w:rPr>
          <w:rFonts w:ascii="Arial" w:hAnsi="Arial" w:cs="Arial"/>
        </w:rPr>
        <w:t>Jiang Z, Yang J, Jiao Y, Li W, Chai X, Zhang L, Jiang M, Wang Y</w:t>
      </w:r>
      <w:r w:rsidR="005E4813" w:rsidRPr="00636F0A">
        <w:rPr>
          <w:rFonts w:ascii="Arial" w:hAnsi="Arial" w:cs="Arial"/>
        </w:rPr>
        <w:t xml:space="preserve"> (2016) Determination of scutellarin in breviscapine preparations using quantitative proton nuclear magnetic resonance spectroscopy. J Food Drug Anal </w:t>
      </w:r>
      <w:r w:rsidR="005E4813" w:rsidRPr="00636F0A">
        <w:rPr>
          <w:rFonts w:ascii="Arial" w:hAnsi="Arial" w:cs="Arial"/>
          <w:b/>
          <w:bCs/>
        </w:rPr>
        <w:t>24</w:t>
      </w:r>
      <w:r w:rsidR="005E4813" w:rsidRPr="00636F0A">
        <w:rPr>
          <w:rFonts w:ascii="Arial" w:hAnsi="Arial" w:cs="Arial"/>
        </w:rPr>
        <w:t>: 392–398</w:t>
      </w:r>
    </w:p>
    <w:p w14:paraId="12BFFA5A" w14:textId="5C43B9F6" w:rsidR="005E4813" w:rsidRPr="005E4813" w:rsidRDefault="00EE3AAE" w:rsidP="00953353">
      <w:pPr>
        <w:pStyle w:val="Bibliography"/>
        <w:rPr>
          <w:rFonts w:ascii="Arial" w:hAnsi="Arial" w:cs="Arial"/>
          <w:b/>
          <w:bCs/>
        </w:rPr>
      </w:pPr>
      <w:r w:rsidRPr="00261FFC">
        <w:rPr>
          <w:rFonts w:ascii="Arial" w:hAnsi="Arial" w:cs="Arial"/>
        </w:rPr>
        <w:t xml:space="preserve">2 </w:t>
      </w:r>
      <w:r w:rsidRPr="00261FFC">
        <w:rPr>
          <w:rFonts w:ascii="Arial" w:hAnsi="Arial" w:cs="Arial"/>
        </w:rPr>
        <w:tab/>
      </w:r>
      <w:r w:rsidR="005E4813" w:rsidRPr="005E4813">
        <w:rPr>
          <w:rFonts w:ascii="Arial" w:hAnsi="Arial" w:cs="Arial"/>
        </w:rPr>
        <w:t xml:space="preserve">Billeter M, Meier B, Sticher O </w:t>
      </w:r>
      <w:r w:rsidR="005E4813" w:rsidRPr="00636F0A">
        <w:rPr>
          <w:rFonts w:ascii="Arial" w:hAnsi="Arial" w:cs="Arial"/>
        </w:rPr>
        <w:t xml:space="preserve">(1991) 8-hydroxyflavonoid glucuronides from Malva sylvestris. Phytochemistry </w:t>
      </w:r>
      <w:r w:rsidR="005E4813" w:rsidRPr="00636F0A">
        <w:rPr>
          <w:rFonts w:ascii="Arial" w:hAnsi="Arial" w:cs="Arial"/>
          <w:b/>
          <w:bCs/>
        </w:rPr>
        <w:t>30</w:t>
      </w:r>
      <w:r w:rsidR="005E4813" w:rsidRPr="00636F0A">
        <w:rPr>
          <w:rFonts w:ascii="Arial" w:hAnsi="Arial" w:cs="Arial"/>
        </w:rPr>
        <w:t>: 987–990</w:t>
      </w:r>
    </w:p>
    <w:p w14:paraId="369EC3E3" w14:textId="504074CF" w:rsidR="00EE3AAE" w:rsidRPr="00261FFC" w:rsidRDefault="00EE3AAE" w:rsidP="00953353">
      <w:pPr>
        <w:pStyle w:val="Bibliography"/>
        <w:rPr>
          <w:rFonts w:ascii="Arial" w:hAnsi="Arial" w:cs="Arial"/>
        </w:rPr>
      </w:pPr>
    </w:p>
    <w:p w14:paraId="03CDA400" w14:textId="77777777" w:rsidR="00EE3AAE" w:rsidRDefault="00EE3AAE" w:rsidP="00953353">
      <w:r w:rsidRPr="00261FFC">
        <w:rPr>
          <w:rFonts w:ascii="Arial" w:hAnsi="Arial" w:cs="Arial"/>
        </w:rPr>
        <w:fldChar w:fldCharType="end"/>
      </w:r>
    </w:p>
    <w:sectPr w:rsidR="00EE3AAE" w:rsidSect="001B471B">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ng,Yousong">
    <w15:presenceInfo w15:providerId="AD" w15:userId="S-1-5-21-1308237860-4193317556-336787646-1436123"/>
  </w15:person>
  <w15:person w15:author="Bryce Askey">
    <w15:presenceInfo w15:providerId="None" w15:userId="Bryce Ask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1sjAzNTc0MzQzNzFU0lEKTi0uzszPAykwqgUAxQEBlCwAAAA="/>
  </w:docVars>
  <w:rsids>
    <w:rsidRoot w:val="00963BF0"/>
    <w:rsid w:val="000568C6"/>
    <w:rsid w:val="000A6091"/>
    <w:rsid w:val="000E3139"/>
    <w:rsid w:val="001042F7"/>
    <w:rsid w:val="00147166"/>
    <w:rsid w:val="001B471B"/>
    <w:rsid w:val="001C6EDC"/>
    <w:rsid w:val="00261FFC"/>
    <w:rsid w:val="00271F31"/>
    <w:rsid w:val="002A4F0B"/>
    <w:rsid w:val="003D4969"/>
    <w:rsid w:val="004102DF"/>
    <w:rsid w:val="004135C2"/>
    <w:rsid w:val="00527D9A"/>
    <w:rsid w:val="00531F1A"/>
    <w:rsid w:val="00566D08"/>
    <w:rsid w:val="005E4813"/>
    <w:rsid w:val="00623586"/>
    <w:rsid w:val="0064471A"/>
    <w:rsid w:val="00657506"/>
    <w:rsid w:val="006D3769"/>
    <w:rsid w:val="006F0BF5"/>
    <w:rsid w:val="00700DE7"/>
    <w:rsid w:val="00760F7B"/>
    <w:rsid w:val="00787F20"/>
    <w:rsid w:val="007955D0"/>
    <w:rsid w:val="007F60D7"/>
    <w:rsid w:val="00807908"/>
    <w:rsid w:val="00936617"/>
    <w:rsid w:val="00953353"/>
    <w:rsid w:val="00963BF0"/>
    <w:rsid w:val="009A06EE"/>
    <w:rsid w:val="009D5C32"/>
    <w:rsid w:val="00A31D25"/>
    <w:rsid w:val="00A51F63"/>
    <w:rsid w:val="00A55F7A"/>
    <w:rsid w:val="00A6738E"/>
    <w:rsid w:val="00AF2342"/>
    <w:rsid w:val="00B2527C"/>
    <w:rsid w:val="00BF671E"/>
    <w:rsid w:val="00C96661"/>
    <w:rsid w:val="00D739AC"/>
    <w:rsid w:val="00E21E8C"/>
    <w:rsid w:val="00E4664B"/>
    <w:rsid w:val="00E64DC3"/>
    <w:rsid w:val="00EB59CF"/>
    <w:rsid w:val="00EE3AAE"/>
    <w:rsid w:val="00F37287"/>
    <w:rsid w:val="00F679BD"/>
    <w:rsid w:val="00F7198E"/>
    <w:rsid w:val="00F823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E34CD"/>
  <w14:defaultImageDpi w14:val="330"/>
  <w15:chartTrackingRefBased/>
  <w15:docId w15:val="{E3B6ADC3-A79D-774A-81C3-C898419E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0DE7"/>
    <w:rPr>
      <w:color w:val="0563C1" w:themeColor="hyperlink"/>
      <w:u w:val="single"/>
    </w:rPr>
  </w:style>
  <w:style w:type="character" w:styleId="FollowedHyperlink">
    <w:name w:val="FollowedHyperlink"/>
    <w:basedOn w:val="DefaultParagraphFont"/>
    <w:uiPriority w:val="99"/>
    <w:semiHidden/>
    <w:unhideWhenUsed/>
    <w:rsid w:val="00EE3AAE"/>
    <w:rPr>
      <w:color w:val="954F72" w:themeColor="followedHyperlink"/>
      <w:u w:val="single"/>
    </w:rPr>
  </w:style>
  <w:style w:type="paragraph" w:styleId="Bibliography">
    <w:name w:val="Bibliography"/>
    <w:basedOn w:val="Normal"/>
    <w:next w:val="Normal"/>
    <w:uiPriority w:val="37"/>
    <w:unhideWhenUsed/>
    <w:rsid w:val="00EE3AAE"/>
    <w:pPr>
      <w:tabs>
        <w:tab w:val="left" w:pos="260"/>
      </w:tabs>
      <w:spacing w:after="240"/>
      <w:ind w:left="264" w:hanging="264"/>
    </w:pPr>
  </w:style>
  <w:style w:type="paragraph" w:styleId="BalloonText">
    <w:name w:val="Balloon Text"/>
    <w:basedOn w:val="Normal"/>
    <w:link w:val="BalloonTextChar"/>
    <w:uiPriority w:val="99"/>
    <w:semiHidden/>
    <w:unhideWhenUsed/>
    <w:rsid w:val="00F719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198E"/>
    <w:rPr>
      <w:rFonts w:ascii="Times New Roman" w:hAnsi="Times New Roman" w:cs="Times New Roman"/>
      <w:sz w:val="18"/>
      <w:szCs w:val="18"/>
    </w:rPr>
  </w:style>
  <w:style w:type="table" w:styleId="TableGrid">
    <w:name w:val="Table Grid"/>
    <w:basedOn w:val="TableNormal"/>
    <w:uiPriority w:val="39"/>
    <w:rsid w:val="00E466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4664B"/>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microsoft.com/office/2011/relationships/people" Target="peop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Jeongim Kim</dc:creator>
  <cp:keywords/>
  <dc:description/>
  <cp:lastModifiedBy>Bryce Askey</cp:lastModifiedBy>
  <cp:revision>10</cp:revision>
  <dcterms:created xsi:type="dcterms:W3CDTF">2021-11-18T00:03:00Z</dcterms:created>
  <dcterms:modified xsi:type="dcterms:W3CDTF">2021-11-24T01:30:00Z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id="3r8LLxhW"/&gt;&lt;style id="http://www.zotero.org/styles/horticulture-research"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